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945F" w14:textId="2AF14CBF" w:rsidR="002B5729" w:rsidRPr="000F47EC" w:rsidRDefault="00016E74" w:rsidP="004D7ECF">
      <w:pPr>
        <w:keepNext w:val="0"/>
        <w:rPr>
          <w:rFonts w:ascii="David" w:eastAsia="David" w:hAnsi="David"/>
          <w:u w:val="double"/>
          <w:shd w:val="clear" w:color="auto" w:fill="D9D9D9" w:themeFill="background1" w:themeFillShade="D9"/>
          <w:rtl/>
        </w:rPr>
      </w:pPr>
      <w:r>
        <w:rPr>
          <w:rFonts w:ascii="David" w:eastAsia="David" w:hAnsi="David" w:hint="cs"/>
          <w:b/>
          <w:bCs/>
          <w:u w:val="double"/>
          <w:shd w:val="clear" w:color="auto" w:fill="D9D9D9" w:themeFill="background1" w:themeFillShade="D9"/>
          <w:rtl/>
        </w:rPr>
        <w:t>א</w:t>
      </w:r>
      <w:r>
        <w:rPr>
          <w:rFonts w:ascii="David" w:eastAsia="David" w:hAnsi="David" w:hint="cs"/>
          <w:u w:val="double"/>
          <w:shd w:val="clear" w:color="auto" w:fill="D9D9D9" w:themeFill="background1" w:themeFillShade="D9"/>
          <w:rtl/>
        </w:rPr>
        <w:t>. פתח דבר</w:t>
      </w:r>
    </w:p>
    <w:p w14:paraId="55FEDDE9" w14:textId="022A81B3" w:rsidR="0047639B" w:rsidRDefault="00FD6632" w:rsidP="00FD6632">
      <w:pPr>
        <w:keepNext w:val="0"/>
        <w:ind w:left="424" w:hanging="424"/>
        <w:rPr>
          <w:rFonts w:ascii="David" w:eastAsia="David" w:hAnsi="David"/>
          <w:rtl/>
        </w:rPr>
      </w:pPr>
      <w:r>
        <w:rPr>
          <w:rFonts w:ascii="David" w:eastAsia="David" w:hAnsi="David" w:hint="cs"/>
          <w:rtl/>
        </w:rPr>
        <w:t>1.</w:t>
      </w:r>
      <w:r>
        <w:rPr>
          <w:rFonts w:ascii="David" w:eastAsia="David" w:hAnsi="David"/>
          <w:rtl/>
        </w:rPr>
        <w:tab/>
      </w:r>
      <w:r>
        <w:rPr>
          <w:rFonts w:ascii="David" w:eastAsia="David" w:hAnsi="David" w:hint="cs"/>
          <w:rtl/>
        </w:rPr>
        <w:t xml:space="preserve">כפי שיפורט להלן, העתירה דנא מושתתת על </w:t>
      </w:r>
      <w:r>
        <w:rPr>
          <w:rFonts w:ascii="David" w:eastAsia="David" w:hAnsi="David" w:hint="eastAsia"/>
          <w:b/>
          <w:bCs/>
          <w:rtl/>
        </w:rPr>
        <w:t>טענות</w:t>
      </w:r>
      <w:r>
        <w:rPr>
          <w:rFonts w:ascii="David" w:eastAsia="David" w:hAnsi="David"/>
          <w:b/>
          <w:bCs/>
          <w:rtl/>
        </w:rPr>
        <w:t xml:space="preserve"> ערעוריות מובהקות</w:t>
      </w:r>
      <w:r>
        <w:rPr>
          <w:rFonts w:ascii="David" w:eastAsia="David" w:hAnsi="David" w:hint="cs"/>
          <w:rtl/>
        </w:rPr>
        <w:t xml:space="preserve">, שאינן מקימות עילה להתערבות </w:t>
      </w:r>
      <w:del w:id="90103" w:author="Claude" w:date="2026-10-05T09:00:00Z">
        <w:r>
          <w:rPr>
            <w:rFonts w:ascii="David" w:eastAsia="David" w:hAnsi="David" w:hint="cs"/>
            <w:rtl/>
          </w:rPr>
          <w:delText xml:space="preserve">בג"ץ</w:delText>
        </w:r>
      </w:del>
      <w:ins w:id="90104" w:author="Claude" w:date="2026-10-05T09:00:00Z">
        <w:r>
          <w:rPr>
            <w:rFonts w:ascii="David" w:eastAsia="David" w:hAnsi="David" w:hint="cs"/>
            <w:rtl/>
          </w:rPr>
          <w:t xml:space="preserve">בג"צ</w:t>
        </w:r>
      </w:ins>
      <w:r>
        <w:rPr>
          <w:rFonts w:ascii="David" w:eastAsia="David" w:hAnsi="David" w:hint="cs"/>
          <w:rtl/>
        </w:rPr>
        <w:t xml:space="preserve">. הלכה פסוקה היא, כי טעות </w:t>
      </w:r>
      <w:r>
        <w:rPr>
          <w:rFonts w:ascii="David" w:eastAsia="David" w:hAnsi="David" w:hint="eastAsia"/>
          <w:b/>
          <w:bCs/>
          <w:rtl/>
        </w:rPr>
        <w:t>ביישום</w:t>
      </w:r>
      <w:r>
        <w:rPr>
          <w:rFonts w:ascii="David" w:eastAsia="David" w:hAnsi="David" w:hint="cs"/>
          <w:rtl/>
        </w:rPr>
        <w:t xml:space="preserve"> </w:t>
      </w:r>
      <w:r>
        <w:rPr>
          <w:rFonts w:ascii="David" w:eastAsia="David" w:hAnsi="David" w:hint="eastAsia"/>
          <w:b/>
          <w:bCs/>
          <w:rtl/>
        </w:rPr>
        <w:t>הדין</w:t>
      </w:r>
      <w:r>
        <w:rPr>
          <w:rFonts w:ascii="David" w:eastAsia="David" w:hAnsi="David" w:hint="cs"/>
          <w:rtl/>
        </w:rPr>
        <w:t xml:space="preserve"> אינה מצדיקה התערבות בהחלטות בתי הדין הדתיים כל עוד הוחל הדין האזרחי. </w:t>
      </w:r>
      <w:del w:id="90191" w:author="Claude" w:date="2026-10-05T09:00:00Z">
        <w:r>
          <w:rPr>
            <w:rFonts w:ascii="David" w:eastAsia="David" w:hAnsi="David" w:hint="cs"/>
            <w:rtl/>
          </w:rPr>
          <w:delText xml:space="preserve">בכך, </w:delText>
        </w:r>
      </w:del>
      <w:del w:id="90192" w:author="Claude" w:date="2026-10-05T09:00:00Z">
        <w:r>
          <w:rPr>
            <w:rFonts w:ascii="David" w:eastAsia="David" w:hAnsi="David" w:hint="cs"/>
            <w:b/>
            <w:bCs/>
            <w:rtl/>
          </w:rPr>
          <w:delText xml:space="preserve">מנסה </w:delText>
        </w:r>
      </w:del>
      <w:del w:id="90193" w:author="Claude" w:date="2026-10-05T09:00:00Z">
        <w:r>
          <w:rPr>
            <w:rFonts w:ascii="David" w:eastAsia="David" w:hAnsi="David" w:hint="eastAsia"/>
            <w:b/>
            <w:bCs/>
            <w:rtl/>
          </w:rPr>
          <w:delText>העותרת</w:delText>
        </w:r>
      </w:del>
      <w:ins w:id="90194" w:author="Claude" w:date="2026-10-05T09:00:00Z">
        <w:r>
          <w:rPr>
            <w:rFonts w:ascii="David" w:eastAsia="David" w:hAnsi="David" w:hint="cs"/>
            <w:rtl/>
          </w:rPr>
          <w:t xml:space="preserve">בעתירתה מנסה העותרת</w:t>
        </w:r>
      </w:ins>
      <w:r>
        <w:rPr>
          <w:rFonts w:ascii="David" w:eastAsia="David" w:hAnsi="David"/>
          <w:b/>
          <w:bCs/>
          <w:rtl/>
        </w:rPr>
        <w:t xml:space="preserve"> </w:t>
      </w:r>
      <w:r>
        <w:rPr>
          <w:rFonts w:ascii="David" w:eastAsia="David" w:hAnsi="David" w:hint="eastAsia"/>
          <w:b/>
          <w:bCs/>
          <w:rtl/>
        </w:rPr>
        <w:t>להפוך</w:t>
      </w:r>
      <w:r>
        <w:rPr>
          <w:rFonts w:ascii="David" w:eastAsia="David" w:hAnsi="David"/>
          <w:b/>
          <w:bCs/>
          <w:rtl/>
        </w:rPr>
        <w:t xml:space="preserve"> את בית המשפט הנכבד לערכאת ערעור </w:t>
      </w:r>
      <w:r>
        <w:rPr>
          <w:rFonts w:ascii="David" w:eastAsia="David" w:hAnsi="David" w:hint="eastAsia"/>
          <w:b/>
          <w:bCs/>
          <w:rtl/>
        </w:rPr>
        <w:t>נוספת</w:t>
      </w:r>
      <w:r>
        <w:rPr>
          <w:rFonts w:ascii="David" w:eastAsia="David" w:hAnsi="David" w:hint="cs"/>
          <w:rtl/>
        </w:rPr>
        <w:t xml:space="preserve">, במסווה של טענות ל"חריגה מסמכות", בעוד שאין בעתירה כל הוכחה לחריגה מסמכות, לפגיעה בכללי הצדק הטבעי או </w:t>
      </w:r>
      <w:del w:id="90001" w:author="Claude" w:date="2026-10-05T09:00:00Z">
        <w:r>
          <w:rPr>
            <w:rFonts w:ascii="David" w:eastAsia="David" w:hAnsi="David" w:hint="cs"/>
            <w:rtl/>
          </w:rPr>
          <w:delText xml:space="preserve">לסטייה מכוונת מהוראות הדין</w:delText>
        </w:r>
      </w:del>
      <w:ins w:id="90002" w:author="Claude" w:date="2026-10-05T09:00:00Z">
        <w:r>
          <w:rPr>
            <w:rFonts w:ascii="David" w:eastAsia="David" w:hAnsi="David" w:hint="cs"/>
            <w:rtl/>
          </w:rPr>
          <w:t xml:space="preserve">לסטייה מהוראות חוק המכוונות לבית הדין</w:t>
        </w:r>
      </w:ins>
      <w:r>
        <w:rPr>
          <w:rFonts w:ascii="David" w:eastAsia="David" w:hAnsi="David" w:hint="cs"/>
          <w:rtl/>
        </w:rPr>
        <w:t xml:space="preserve">. </w:t>
      </w:r>
    </w:p>
    <w:p w14:paraId="231AB575" w14:textId="57F7D050" w:rsidR="009D3919" w:rsidRDefault="0047639B" w:rsidP="0047639B">
      <w:pPr>
        <w:keepNext w:val="0"/>
        <w:ind w:left="424"/>
        <w:rPr>
          <w:rFonts w:ascii="David" w:eastAsia="David" w:hAnsi="David"/>
          <w:rtl/>
        </w:rPr>
      </w:pPr>
      <w:r>
        <w:rPr>
          <w:rFonts w:ascii="David" w:eastAsia="David" w:hAnsi="David" w:hint="cs"/>
          <w:rtl/>
        </w:rPr>
        <w:t xml:space="preserve">זאת ועוד, </w:t>
      </w:r>
      <w:del w:id="90320" w:author="Claude" w:date="2026-10-05T09:00:00Z">
        <w:r>
          <w:rPr>
            <w:rFonts w:ascii="David" w:eastAsia="David" w:hAnsi="David" w:hint="cs"/>
            <w:rtl/>
          </w:rPr>
          <w:delText xml:space="preserve">וכפי שיפורט להלן, </w:delText>
        </w:r>
      </w:del>
      <w:r>
        <w:rPr>
          <w:rFonts w:ascii="David" w:eastAsia="David" w:hAnsi="David" w:hint="cs"/>
          <w:rtl/>
        </w:rPr>
        <w:t xml:space="preserve">גם לגופם של דברים, בתי הדין החילו במקרה שלפנינו את חוק יחסי ממון</w:t>
      </w:r>
      <w:ins w:id="90172" w:author="Claude" w:date="2026-10-05T09:00:00Z">
        <w:r>
          <w:rPr>
            <w:rFonts w:ascii="David" w:eastAsia="David" w:hAnsi="David" w:hint="cs"/>
            <w:rtl/>
          </w:rPr>
          <w:t xml:space="preserve"> בין בני זוג, התשל"ג-1973 (להלן: "חוק יחסי ממון" או "החוק")</w:t>
        </w:r>
      </w:ins>
      <w:r>
        <w:rPr>
          <w:rFonts w:ascii="David" w:eastAsia="David" w:hAnsi="David" w:hint="cs"/>
          <w:rtl/>
        </w:rPr>
        <w:t xml:space="preserve">, קבעו שיתוף מלא בזכויות שנצברו "במאמץ משותף", ואף דנו בשאלת תחולתה של דוקטרינת "השיתוף הספציפי", תוך קביעה עובדתית, כי זכויות הבעל בדירה בקיבוץ </w:t>
      </w:r>
      <w:del w:id="90195" w:author="Claude" w:date="2026-10-05T09:00:00Z">
        <w:r>
          <w:rPr>
            <w:rFonts w:ascii="David" w:eastAsia="David" w:hAnsi="David" w:hint="cs"/>
            <w:rtl/>
          </w:rPr>
          <w:delText xml:space="preserve">הן זכות אישית השייכת לבעל, </w:delText>
        </w:r>
      </w:del>
      <w:del w:id="90196" w:author="Claude" w:date="2026-10-05T09:00:00Z">
        <w:r>
          <w:rPr>
            <w:rFonts w:ascii="David" w:eastAsia="David" w:hAnsi="David" w:hint="eastAsia"/>
            <w:b/>
            <w:bCs/>
            <w:rtl/>
          </w:rPr>
          <w:delText>שאינה</w:delText>
        </w:r>
      </w:del>
      <w:del w:id="90197" w:author="Claude" w:date="2026-10-05T09:00:00Z">
        <w:r>
          <w:rPr>
            <w:rFonts w:ascii="David" w:eastAsia="David" w:hAnsi="David"/>
            <w:b/>
            <w:bCs/>
            <w:rtl/>
          </w:rPr>
          <w:delText xml:space="preserve"> ברת איזון</w:delText>
        </w:r>
      </w:del>
      <w:ins w:id="90198" w:author="Claude" w:date="2026-10-05T09:00:00Z">
        <w:r>
          <w:rPr>
            <w:rFonts w:ascii="David" w:eastAsia="David" w:hAnsi="David" w:hint="cs"/>
            <w:rtl/>
          </w:rPr>
          <w:t xml:space="preserve">הן זכויות אישיות השייכות לבעל, שאינן ברות איזון</w:t>
        </w:r>
      </w:ins>
      <w:r>
        <w:rPr>
          <w:rFonts w:ascii="David" w:eastAsia="David" w:hAnsi="David"/>
          <w:b/>
          <w:bCs/>
          <w:rtl/>
        </w:rPr>
        <w:t xml:space="preserve"> לפי סעיף 5(א)(1) לחוק</w:t>
      </w:r>
      <w:r>
        <w:rPr>
          <w:rFonts w:ascii="David" w:eastAsia="David" w:hAnsi="David" w:hint="cs"/>
          <w:rtl/>
        </w:rPr>
        <w:t xml:space="preserve">. </w:t>
      </w:r>
    </w:p>
    <w:p w14:paraId="60A65C6E" w14:textId="15C8DEC1" w:rsidR="0028184E" w:rsidRDefault="009D3919" w:rsidP="0047639B">
      <w:pPr>
        <w:keepNext w:val="0"/>
        <w:ind w:left="424"/>
        <w:rPr>
          <w:rFonts w:ascii="David" w:eastAsia="David" w:hAnsi="David"/>
          <w:rtl/>
        </w:rPr>
      </w:pPr>
      <w:r>
        <w:rPr>
          <w:rFonts w:ascii="David" w:eastAsia="David" w:hAnsi="David" w:hint="cs"/>
          <w:rtl/>
        </w:rPr>
        <w:t xml:space="preserve">בנוסף, </w:t>
      </w:r>
      <w:del w:id="90321" w:author="Claude" w:date="2026-10-05T09:00:00Z">
        <w:r>
          <w:rPr>
            <w:rFonts w:ascii="David" w:eastAsia="David" w:hAnsi="David" w:hint="cs"/>
            <w:rtl/>
          </w:rPr>
          <w:delText xml:space="preserve">וכפי שיפורט להלן, </w:delText>
        </w:r>
      </w:del>
      <w:r>
        <w:rPr>
          <w:rFonts w:ascii="David" w:eastAsia="David" w:hAnsi="David" w:hint="cs"/>
          <w:rtl/>
        </w:rPr>
        <w:t xml:space="preserve">דין העתירה להידחות מחמת חוסר ניקיון כפיים, שעה שהעתירה מגלה טפח </w:t>
      </w:r>
      <w:r>
        <w:rPr>
          <w:rFonts w:ascii="David" w:eastAsia="David" w:hAnsi="David" w:hint="eastAsia"/>
          <w:b/>
          <w:bCs/>
          <w:rtl/>
        </w:rPr>
        <w:t>ומכסה</w:t>
      </w:r>
      <w:r>
        <w:rPr>
          <w:rFonts w:ascii="David" w:eastAsia="David" w:hAnsi="David" w:hint="cs"/>
          <w:rtl/>
        </w:rPr>
        <w:t xml:space="preserve"> </w:t>
      </w:r>
      <w:r>
        <w:rPr>
          <w:rFonts w:ascii="David" w:eastAsia="David" w:hAnsi="David" w:hint="eastAsia"/>
          <w:b/>
          <w:bCs/>
          <w:rtl/>
        </w:rPr>
        <w:t>טפחיים</w:t>
      </w:r>
      <w:r>
        <w:rPr>
          <w:rFonts w:ascii="David" w:eastAsia="David" w:hAnsi="David" w:hint="cs"/>
          <w:rtl/>
        </w:rPr>
        <w:t xml:space="preserve">. כך, כתב העתירה </w:t>
      </w:r>
      <w:r>
        <w:rPr>
          <w:rFonts w:ascii="David" w:eastAsia="David" w:hAnsi="David" w:hint="eastAsia"/>
          <w:b/>
          <w:bCs/>
          <w:rtl/>
        </w:rPr>
        <w:t>משמיט</w:t>
      </w:r>
      <w:r>
        <w:rPr>
          <w:rFonts w:ascii="David" w:eastAsia="David" w:hAnsi="David"/>
          <w:b/>
          <w:bCs/>
          <w:rtl/>
        </w:rPr>
        <w:t xml:space="preserve"> לחלוטין את קביעתו העובדתית של בית הדין האזורי</w:t>
      </w:r>
      <w:r>
        <w:rPr>
          <w:rFonts w:ascii="David" w:eastAsia="David" w:hAnsi="David" w:hint="cs"/>
          <w:rtl/>
        </w:rPr>
        <w:t>, אשר אומצה ע"י ביה"ד הגדול, לפיה:</w:t>
      </w:r>
    </w:p>
    <w:p w14:paraId="0BA90AD7" w14:textId="3BD9771B" w:rsidR="00C204EF" w:rsidRPr="009D3919"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rPr>
      </w:pPr>
      <w:commentRangeStart w:id="0"/>
      <w:r>
        <w:rPr>
          <w:rFonts w:ascii="David" w:hAnsi="David"/>
          <w:rtl/>
        </w:rPr>
        <w:t xml:space="preserve">"האיש הינו </w:t>
      </w:r>
      <w:r>
        <w:rPr>
          <w:rFonts w:ascii="David" w:hAnsi="David" w:hint="eastAsia"/>
          <w:rtl/>
        </w:rPr>
        <w:t>יליד</w:t>
      </w:r>
      <w:r>
        <w:rPr>
          <w:rFonts w:ascii="David" w:hAnsi="David"/>
          <w:rtl/>
        </w:rPr>
        <w:t xml:space="preserve"> הקיבוץ</w:t>
      </w:r>
      <w:commentRangeEnd w:id="0"/>
      <w:r>
        <w:rPr>
          <w:rStyle w:val="CommentReference"/>
        </w:rPr>
        <w:commentReference w:id="0"/>
      </w:r>
      <w:r>
        <w:rPr>
          <w:rFonts w:ascii="David" w:hAnsi="David"/>
          <w:rtl/>
        </w:rPr>
        <w:t xml:space="preserve">. הוריו ואף סבו היו ממקימי הקיבוץ. בשנת </w:t>
      </w:r>
      <w:r>
        <w:rPr>
          <w:rFonts w:ascii="David" w:hAnsi="David"/>
          <w:b/>
          <w:bCs/>
          <w:rtl/>
        </w:rPr>
        <w:t>1984</w:t>
      </w:r>
      <w:r>
        <w:rPr>
          <w:rFonts w:ascii="David" w:hAnsi="David"/>
          <w:rtl/>
        </w:rPr>
        <w:t xml:space="preserve">, </w:t>
      </w:r>
      <w:r>
        <w:rPr>
          <w:rFonts w:ascii="David" w:hAnsi="David"/>
          <w:b/>
          <w:bCs/>
          <w:rtl/>
        </w:rPr>
        <w:t>קיבל האיש מהקיבוץ</w:t>
      </w:r>
      <w:r>
        <w:rPr>
          <w:rFonts w:ascii="David" w:hAnsi="David"/>
          <w:rtl/>
        </w:rPr>
        <w:t xml:space="preserve"> </w:t>
      </w:r>
      <w:r>
        <w:rPr>
          <w:rFonts w:ascii="David" w:hAnsi="David"/>
          <w:b/>
          <w:bCs/>
          <w:rtl/>
        </w:rPr>
        <w:t>בית, עם זכות מגורים לכל ימי חייו</w:t>
      </w:r>
      <w:r>
        <w:rPr>
          <w:rFonts w:ascii="David" w:hAnsi="David"/>
          <w:rtl/>
        </w:rPr>
        <w:t xml:space="preserve">. הזכות הנ"ל ניתנה לאיש ללא תמורה, בהיותו בן הקיבוץ. החל משנת 1992 קיבל האיש מהקיבוץ בית בן 4 חד', </w:t>
      </w:r>
      <w:r>
        <w:rPr>
          <w:rFonts w:ascii="David" w:hAnsi="David"/>
          <w:b/>
          <w:bCs/>
          <w:rtl/>
        </w:rPr>
        <w:t>והזכות מהבית הראשון, הועברה לבית השני</w:t>
      </w:r>
      <w:r>
        <w:rPr>
          <w:rFonts w:ascii="David" w:hAnsi="David"/>
          <w:rtl/>
        </w:rPr>
        <w:t xml:space="preserve">. גם כשהתגרש מאשתו הראשונה, </w:t>
      </w:r>
      <w:r>
        <w:rPr>
          <w:rFonts w:ascii="David" w:hAnsi="David"/>
          <w:b/>
          <w:bCs/>
          <w:rtl/>
        </w:rPr>
        <w:t>היה ברור ומוסכם שזכות המגורים הינה שלו בלבד</w:t>
      </w:r>
      <w:r>
        <w:rPr>
          <w:rFonts w:ascii="David" w:hAnsi="David"/>
          <w:rtl/>
        </w:rPr>
        <w:t xml:space="preserve">" (עמ' 1-2, 8 לפסה"ד</w:t>
      </w:r>
      <w:ins w:id="90168" w:author="Claude" w:date="2026-10-05T09:00:00Z">
        <w:r>
          <w:rPr>
            <w:rFonts w:ascii="David" w:hAnsi="David"/>
            <w:rtl/>
          </w:rPr>
          <w:t xml:space="preserve"> האזורי</w:t>
        </w:r>
      </w:ins>
      <w:r>
        <w:rPr>
          <w:rFonts w:ascii="David" w:hAnsi="David"/>
          <w:rtl/>
        </w:rPr>
        <w:t xml:space="preserve">).</w:t>
      </w:r>
    </w:p>
    <w:p w14:paraId="1EC8D466" w14:textId="77777777" w:rsidR="00C204EF" w:rsidRDefault="00C204EF" w:rsidP="0047639B">
      <w:pPr>
        <w:keepNext w:val="0"/>
        <w:ind w:left="424"/>
        <w:rPr>
          <w:rFonts w:ascii="David" w:eastAsia="David" w:hAnsi="David"/>
          <w:rtl/>
        </w:rPr>
      </w:pPr>
    </w:p>
    <w:p w14:paraId="0385140F" w14:textId="60C1CE47" w:rsidR="00844692" w:rsidRDefault="009D3919" w:rsidP="0047639B">
      <w:pPr>
        <w:keepNext w:val="0"/>
        <w:ind w:left="424"/>
        <w:rPr>
          <w:rFonts w:ascii="David" w:eastAsia="David" w:hAnsi="David"/>
          <w:rtl/>
        </w:rPr>
      </w:pPr>
      <w:r>
        <w:rPr>
          <w:rFonts w:ascii="David" w:eastAsia="David" w:hAnsi="David" w:hint="cs"/>
          <w:b/>
          <w:bCs/>
          <w:rtl/>
        </w:rPr>
        <w:t xml:space="preserve">ודוק: </w:t>
      </w:r>
      <w:r>
        <w:rPr>
          <w:rFonts w:ascii="David" w:eastAsia="David" w:hAnsi="David" w:hint="eastAsia"/>
          <w:b/>
          <w:bCs/>
          <w:rtl/>
        </w:rPr>
        <w:t>לקביעות</w:t>
      </w:r>
      <w:r>
        <w:rPr>
          <w:rFonts w:ascii="David" w:eastAsia="David" w:hAnsi="David"/>
          <w:b/>
          <w:bCs/>
          <w:rtl/>
        </w:rPr>
        <w:t xml:space="preserve"> העובדתיות לעיל אין זכר בכתב העתירה</w:t>
      </w:r>
      <w:r>
        <w:rPr>
          <w:rFonts w:ascii="David" w:eastAsia="David" w:hAnsi="David" w:hint="cs"/>
          <w:rtl/>
        </w:rPr>
        <w:t xml:space="preserve">. חלף זאת, בכתב העתירה נטען כי מדובר כביכול בזכויות שבאו לעולם רק בשנת 2006, שנים לאחר נישואי הצדדים </w:t>
      </w:r>
      <w:r>
        <w:rPr>
          <w:rFonts w:ascii="David" w:eastAsia="David" w:hAnsi="David"/>
          <w:rtl/>
        </w:rPr>
        <w:t>–</w:t>
      </w:r>
      <w:r>
        <w:rPr>
          <w:rFonts w:ascii="David" w:eastAsia="David" w:hAnsi="David" w:hint="cs"/>
          <w:rtl/>
        </w:rPr>
        <w:t xml:space="preserve"> ולא היא. </w:t>
      </w:r>
    </w:p>
    <w:p w14:paraId="6197E69C" w14:textId="57AD6990" w:rsidR="00016E74" w:rsidRDefault="00844692" w:rsidP="00FB3450">
      <w:pPr>
        <w:keepNext w:val="0"/>
        <w:ind w:left="424"/>
        <w:rPr>
          <w:rFonts w:ascii="David" w:eastAsia="David" w:hAnsi="David"/>
          <w:rtl/>
        </w:rPr>
      </w:pPr>
      <w:r>
        <w:rPr>
          <w:rFonts w:ascii="David" w:eastAsia="David" w:hAnsi="David" w:hint="cs"/>
          <w:rtl/>
        </w:rPr>
        <w:t xml:space="preserve">והנה, על בסיס קביעות עובדתיות אלו, ביה"ד הגדול קבע כי </w:t>
      </w:r>
      <w:del w:id="90185" w:author="Claude" w:date="2026-10-05T09:00:00Z">
        <w:r>
          <w:rPr>
            <w:rFonts w:ascii="David" w:eastAsia="David" w:hAnsi="David" w:hint="cs"/>
            <w:rtl/>
          </w:rPr>
          <w:delText xml:space="preserve">זכויות הבעל בדירת בקיבוץ</w:delText>
        </w:r>
      </w:del>
      <w:ins w:id="90186" w:author="Claude" w:date="2026-10-05T09:00:00Z">
        <w:r>
          <w:rPr>
            <w:rFonts w:ascii="David" w:eastAsia="David" w:hAnsi="David" w:hint="cs"/>
            <w:rtl/>
          </w:rPr>
          <w:t xml:space="preserve">זכויות הבעל בדירה בקיבוץ</w:t>
        </w:r>
      </w:ins>
      <w:r>
        <w:rPr>
          <w:rFonts w:ascii="David" w:eastAsia="David" w:hAnsi="David" w:hint="cs"/>
          <w:rtl/>
        </w:rPr>
        <w:t xml:space="preserve"> נצברו ללא מאמץ משותף, וכי לא הוכחה </w:t>
      </w:r>
      <w:del w:id="90187" w:author="Claude" w:date="2026-10-05T09:00:00Z">
        <w:r>
          <w:rPr>
            <w:rFonts w:ascii="David" w:eastAsia="David" w:hAnsi="David" w:hint="cs"/>
            <w:rtl/>
          </w:rPr>
          <w:delText xml:space="preserve">לגביהם</w:delText>
        </w:r>
      </w:del>
      <w:ins w:id="90188" w:author="Claude" w:date="2026-10-05T09:00:00Z">
        <w:r>
          <w:rPr>
            <w:rFonts w:ascii="David" w:eastAsia="David" w:hAnsi="David" w:hint="cs"/>
            <w:rtl/>
          </w:rPr>
          <w:t xml:space="preserve">לגביהן</w:t>
        </w:r>
      </w:ins>
      <w:r>
        <w:rPr>
          <w:rFonts w:ascii="David" w:eastAsia="David" w:hAnsi="David" w:hint="cs"/>
          <w:rtl/>
        </w:rPr>
        <w:t xml:space="preserve"> כוונת שיתוף. הכרעות אלה התבססו על תשתית ראייתית רחבה ועל הפרדה רכושית מובהקת </w:t>
      </w:r>
      <w:del w:id="90189" w:author="Claude" w:date="2026-10-05T09:00:00Z">
        <w:r>
          <w:rPr>
            <w:rFonts w:ascii="David" w:eastAsia="David" w:hAnsi="David" w:hint="cs"/>
            <w:rtl/>
          </w:rPr>
          <w:delText xml:space="preserve">עליה</w:delText>
        </w:r>
      </w:del>
      <w:ins w:id="90190" w:author="Claude" w:date="2026-10-05T09:00:00Z">
        <w:r>
          <w:rPr>
            <w:rFonts w:ascii="David" w:eastAsia="David" w:hAnsi="David" w:hint="cs"/>
            <w:rtl/>
          </w:rPr>
          <w:t xml:space="preserve">שעליה</w:t>
        </w:r>
      </w:ins>
      <w:r>
        <w:rPr>
          <w:rFonts w:ascii="David" w:eastAsia="David" w:hAnsi="David" w:hint="cs"/>
          <w:rtl/>
        </w:rPr>
        <w:t xml:space="preserve"> שמרו הצדדים, ולפיכך פסק הדין מיישם נכונה את הדין האזרחי, מאזן את זכויות הצדדים באופן ראוי וצודק, ו</w:t>
      </w:r>
      <w:del w:id="90003" w:author="Claude" w:date="2026-10-05T09:00:00Z">
        <w:r>
          <w:rPr>
            <w:rFonts w:ascii="David" w:eastAsia="David" w:hAnsi="David" w:hint="cs"/>
            <w:rtl/>
          </w:rPr>
          <w:delText xml:space="preserve">אינו חורג ממתחם הסבירות</w:delText>
        </w:r>
      </w:del>
      <w:ins w:id="90004" w:author="Claude" w:date="2026-10-05T09:00:00Z">
        <w:r>
          <w:rPr>
            <w:rFonts w:ascii="David" w:eastAsia="David" w:hAnsi="David" w:hint="cs"/>
            <w:rtl/>
          </w:rPr>
          <w:t xml:space="preserve">אינו חורג מסמכותו</w:t>
        </w:r>
      </w:ins>
      <w:r>
        <w:rPr>
          <w:rFonts w:ascii="David" w:eastAsia="David" w:hAnsi="David" w:hint="cs"/>
          <w:rtl/>
        </w:rPr>
        <w:t xml:space="preserve">. </w:t>
      </w:r>
    </w:p>
    <w:p w14:paraId="483F6567" w14:textId="77777777" w:rsidR="00FD6632" w:rsidRPr="001D7FB3" w:rsidRDefault="00FD6632" w:rsidP="004D7ECF">
      <w:pPr>
        <w:keepNext w:val="0"/>
        <w:rPr>
          <w:rFonts w:ascii="David" w:eastAsia="David" w:hAnsi="David"/>
          <w:rtl/>
        </w:rPr>
      </w:pPr>
    </w:p>
    <w:p w14:paraId="6BEE4B80" w14:textId="77F6840B" w:rsidR="00370C48" w:rsidRDefault="00016E74" w:rsidP="004D7ECF">
      <w:pPr>
        <w:keepNext w:val="0"/>
        <w:rPr>
          <w:rFonts w:ascii="David" w:eastAsia="David" w:hAnsi="David"/>
          <w:u w:val="double"/>
          <w:shd w:val="clear" w:color="auto" w:fill="D9D9D9" w:themeFill="background1" w:themeFillShade="D9"/>
          <w:rtl/>
        </w:rPr>
      </w:pPr>
      <w:r>
        <w:rPr>
          <w:rFonts w:ascii="David" w:eastAsia="David" w:hAnsi="David" w:hint="cs"/>
          <w:b/>
          <w:bCs/>
          <w:u w:val="double"/>
          <w:shd w:val="clear" w:color="auto" w:fill="D9D9D9" w:themeFill="background1" w:themeFillShade="D9"/>
          <w:rtl/>
        </w:rPr>
        <w:t>ב</w:t>
      </w:r>
      <w:r>
        <w:rPr>
          <w:rFonts w:ascii="David" w:eastAsia="David" w:hAnsi="David" w:hint="cs"/>
          <w:b/>
          <w:bCs/>
          <w:sz w:val="28"/>
          <w:szCs w:val="28"/>
          <w:u w:val="double"/>
          <w:shd w:val="clear" w:color="auto" w:fill="D9D9D9" w:themeFill="background1" w:themeFillShade="D9"/>
          <w:rtl/>
        </w:rPr>
        <w:t xml:space="preserve">. </w:t>
      </w:r>
      <w:r>
        <w:rPr>
          <w:rFonts w:ascii="David" w:eastAsia="David" w:hAnsi="David" w:hint="cs"/>
          <w:u w:val="double"/>
          <w:shd w:val="clear" w:color="auto" w:fill="D9D9D9" w:themeFill="background1" w:themeFillShade="D9"/>
          <w:rtl/>
        </w:rPr>
        <w:t xml:space="preserve">העתירה מושתתת על טענה ערעורית </w:t>
      </w:r>
      <w:r>
        <w:rPr>
          <w:rFonts w:ascii="David" w:eastAsia="David" w:hAnsi="David" w:hint="cs"/>
          <w:b/>
          <w:bCs/>
          <w:u w:val="double"/>
          <w:shd w:val="clear" w:color="auto" w:fill="D9D9D9" w:themeFill="background1" w:themeFillShade="D9"/>
          <w:rtl/>
        </w:rPr>
        <w:t xml:space="preserve">ל'טעות' ביישום</w:t>
      </w:r>
      <w:r>
        <w:rPr>
          <w:rFonts w:ascii="David" w:eastAsia="David" w:hAnsi="David" w:hint="cs"/>
          <w:u w:val="double"/>
          <w:shd w:val="clear" w:color="auto" w:fill="D9D9D9" w:themeFill="background1" w:themeFillShade="D9"/>
          <w:rtl/>
        </w:rPr>
        <w:t xml:space="preserve"> הדין, אשר אינה מהווה עילה להתערבות בג"צ</w:t>
      </w:r>
    </w:p>
    <w:p w14:paraId="08521EEA" w14:textId="444F336A" w:rsidR="006E38BB" w:rsidRDefault="00571DB6" w:rsidP="004D7ECF">
      <w:pPr>
        <w:pStyle w:val="1"/>
        <w:numPr>
          <w:ilvl w:val="0"/>
          <w:numId w:val="0"/>
        </w:numPr>
        <w:spacing w:before="0"/>
        <w:ind w:left="424" w:right="0" w:hanging="424"/>
        <w:rPr>
          <w:rFonts w:eastAsia="David"/>
          <w:rtl/>
        </w:rPr>
      </w:pPr>
      <w:r>
        <w:rPr>
          <w:rFonts w:eastAsia="David" w:hint="cs"/>
          <w:rtl/>
        </w:rPr>
        <w:t>2.</w:t>
      </w:r>
      <w:r>
        <w:rPr>
          <w:rFonts w:eastAsia="David"/>
          <w:rtl/>
        </w:rPr>
        <w:tab/>
      </w:r>
      <w:r>
        <w:rPr>
          <w:rFonts w:eastAsia="David" w:hint="cs"/>
          <w:rtl/>
        </w:rPr>
        <w:t xml:space="preserve">הלכה ידועה היא כי </w:t>
      </w:r>
      <w:r>
        <w:rPr>
          <w:rFonts w:eastAsia="David" w:hint="cs"/>
          <w:b/>
          <w:bCs/>
          <w:u w:val="single"/>
          <w:rtl/>
        </w:rPr>
        <w:t>טעות ביישום</w:t>
      </w:r>
      <w:r>
        <w:rPr>
          <w:rFonts w:eastAsia="David"/>
          <w:b/>
          <w:bCs/>
          <w:u w:val="single"/>
          <w:rtl/>
        </w:rPr>
        <w:t xml:space="preserve"> הדין</w:t>
      </w:r>
      <w:r>
        <w:rPr>
          <w:rFonts w:eastAsia="David" w:hint="cs"/>
          <w:b/>
          <w:bCs/>
          <w:rtl/>
        </w:rPr>
        <w:t xml:space="preserve"> הינה טענה </w:t>
      </w:r>
      <w:r>
        <w:rPr>
          <w:rFonts w:eastAsia="David" w:hint="cs"/>
          <w:b/>
          <w:bCs/>
          <w:u w:val="single"/>
          <w:rtl/>
        </w:rPr>
        <w:t>ערעורית</w:t>
      </w:r>
      <w:r>
        <w:rPr>
          <w:rFonts w:eastAsia="David" w:hint="cs"/>
          <w:b/>
          <w:bCs/>
          <w:rtl/>
        </w:rPr>
        <w:t xml:space="preserve">, אשר אינה מהווה עילה להתערבותו של בית המשפט הנכבד</w:t>
      </w:r>
      <w:r>
        <w:rPr>
          <w:rFonts w:eastAsia="David" w:hint="cs"/>
          <w:rtl/>
        </w:rPr>
        <w:t xml:space="preserve">, ובלבד שבית הדין הרבני </w:t>
      </w:r>
      <w:r>
        <w:rPr>
          <w:rFonts w:eastAsia="David"/>
          <w:rtl/>
        </w:rPr>
        <w:t xml:space="preserve">החיל </w:t>
      </w:r>
      <w:r>
        <w:rPr>
          <w:rFonts w:eastAsia="David" w:hint="cs"/>
          <w:rtl/>
        </w:rPr>
        <w:t>באופן עקרוני</w:t>
      </w:r>
      <w:r>
        <w:rPr>
          <w:rFonts w:eastAsia="David"/>
          <w:rtl/>
        </w:rPr>
        <w:t xml:space="preserve"> את הדין האזרחי ולא התעלם ממנו</w:t>
      </w:r>
      <w:r>
        <w:rPr>
          <w:rFonts w:eastAsia="David" w:hint="cs"/>
          <w:rtl/>
        </w:rPr>
        <w:t>:</w:t>
      </w:r>
    </w:p>
    <w:p w14:paraId="10994284" w14:textId="15743125" w:rsidR="006E38BB" w:rsidRDefault="000C2BEE" w:rsidP="004D7ECF">
      <w:pPr>
        <w:pStyle w:val="2"/>
        <w:keepNext w:val="0"/>
        <w:numPr>
          <w:ilvl w:val="0"/>
          <w:numId w:val="0"/>
        </w:numPr>
        <w:tabs>
          <w:tab w:val="left" w:pos="424"/>
        </w:tabs>
        <w:spacing w:before="0"/>
        <w:ind w:left="849" w:right="0" w:hanging="850"/>
        <w:rPr>
          <w:rFonts w:ascii="David" w:eastAsia="David" w:hAnsi="David"/>
          <w:rtl/>
        </w:rPr>
      </w:pPr>
      <w:r>
        <w:rPr>
          <w:rFonts w:ascii="David" w:eastAsia="David" w:hAnsi="David"/>
          <w:rtl/>
        </w:rPr>
        <w:tab/>
      </w:r>
      <w:del w:id="90095" w:author="Claude" w:date="2026-10-05T09:00:00Z">
        <w:r>
          <w:rPr>
            <w:rFonts w:ascii="David" w:eastAsia="David" w:hAnsi="David" w:hint="cs"/>
            <w:rtl/>
          </w:rPr>
          <w:delText>א)</w:delText>
        </w:r>
      </w:del>
      <w:ins w:id="90096" w:author="Claude" w:date="2026-10-05T09:00:00Z">
        <w:r>
          <w:rPr>
            <w:rFonts w:ascii="David" w:eastAsia="David" w:hAnsi="David" w:hint="cs"/>
            <w:rtl/>
          </w:rPr>
          <w:t xml:space="preserve">א.</w:t>
        </w:r>
      </w:ins>
      <w:r>
        <w:rPr>
          <w:rFonts w:ascii="David" w:eastAsia="David" w:hAnsi="David"/>
          <w:rtl/>
        </w:rPr>
        <w:tab/>
        <w:t>"</w:t>
      </w:r>
      <w:r>
        <w:rPr>
          <w:rFonts w:ascii="David" w:eastAsia="David" w:hAnsi="David"/>
          <w:b/>
          <w:bCs/>
          <w:u w:val="single"/>
          <w:rtl/>
        </w:rPr>
        <w:t>טעות בפסיקתם של בתי הדין הדתיים אינה מהווה, כשלעצמה, עילה להתערבותנו</w:t>
      </w:r>
      <w:r>
        <w:rPr>
          <w:rFonts w:ascii="David" w:eastAsia="David" w:hAnsi="David"/>
          <w:b/>
          <w:bCs/>
          <w:rtl/>
        </w:rPr>
        <w:t xml:space="preserve">... בענייננו-שלנו, </w:t>
      </w:r>
      <w:r>
        <w:rPr>
          <w:rFonts w:ascii="David" w:eastAsia="David" w:hAnsi="David"/>
          <w:b/>
          <w:bCs/>
          <w:u w:val="single"/>
          <w:rtl/>
        </w:rPr>
        <w:t>טענתו של העותר נוגעת לאופן בו יישמו בתי הדין הרבניים את הדין הכללי, ודי באמור כדי לדחות את העתירה</w:t>
      </w:r>
      <w:r>
        <w:rPr>
          <w:rFonts w:ascii="David" w:eastAsia="David" w:hAnsi="David"/>
          <w:rtl/>
        </w:rPr>
        <w:t xml:space="preserve">" </w:t>
      </w:r>
      <w:r>
        <w:rPr>
          <w:rFonts w:ascii="David" w:eastAsia="David" w:hAnsi="David" w:hint="cs"/>
          <w:rtl/>
        </w:rPr>
        <w:t>(</w:t>
      </w:r>
      <w:r>
        <w:rPr>
          <w:rFonts w:ascii="David" w:eastAsia="David" w:hAnsi="David"/>
          <w:rtl/>
        </w:rPr>
        <w:t xml:space="preserve">בג"צ 4235/23 </w:t>
      </w:r>
      <w:r>
        <w:rPr>
          <w:rFonts w:ascii="David" w:eastAsia="David" w:hAnsi="David"/>
          <w:b/>
          <w:bCs/>
          <w:rtl/>
        </w:rPr>
        <w:t xml:space="preserve">פלוני </w:t>
      </w:r>
      <w:del w:id="90105" w:author="Claude" w:date="2026-10-05T09:00:00Z">
        <w:r>
          <w:rPr>
            <w:rFonts w:ascii="David" w:eastAsia="David" w:hAnsi="David"/>
            <w:b/>
            <w:bCs/>
            <w:rtl/>
          </w:rPr>
          <w:delText xml:space="preserve">נ.</w:delText>
        </w:r>
      </w:del>
      <w:ins w:id="90106" w:author="Claude" w:date="2026-10-05T09:00:00Z">
        <w:r>
          <w:rPr>
            <w:rFonts w:ascii="David" w:eastAsia="David" w:hAnsi="David"/>
            <w:b/>
            <w:bCs/>
            <w:rtl/>
          </w:rPr>
          <w:t xml:space="preserve">נ'</w:t>
        </w:r>
      </w:ins>
      <w:r>
        <w:rPr>
          <w:rFonts w:ascii="David" w:eastAsia="David" w:hAnsi="David"/>
          <w:b/>
          <w:bCs/>
          <w:rtl/>
        </w:rPr>
        <w:t xml:space="preserve"> בית הדין הרבני האזורי ברחובות</w:t>
      </w:r>
      <w:r>
        <w:rPr>
          <w:rFonts w:ascii="David" w:eastAsia="David" w:hAnsi="David" w:hint="cs"/>
          <w:b/>
          <w:bCs/>
          <w:rtl/>
        </w:rPr>
        <w:t xml:space="preserve"> </w:t>
      </w:r>
      <w:r>
        <w:rPr>
          <w:rFonts w:ascii="David" w:eastAsia="David" w:hAnsi="David"/>
          <w:rtl/>
        </w:rPr>
        <w:t>(נבו</w:t>
      </w:r>
      <w:r>
        <w:rPr>
          <w:rFonts w:ascii="David" w:eastAsia="David" w:hAnsi="David" w:hint="cs"/>
          <w:b/>
          <w:bCs/>
          <w:rtl/>
        </w:rPr>
        <w:t>,</w:t>
      </w:r>
      <w:r>
        <w:rPr>
          <w:rFonts w:ascii="David" w:eastAsia="David" w:hAnsi="David"/>
          <w:rtl/>
        </w:rPr>
        <w:t xml:space="preserve"> 5.6.2</w:t>
      </w:r>
      <w:r>
        <w:rPr>
          <w:rFonts w:ascii="David" w:eastAsia="David" w:hAnsi="David" w:hint="cs"/>
          <w:rtl/>
        </w:rPr>
        <w:t>02</w:t>
      </w:r>
      <w:r>
        <w:rPr>
          <w:rFonts w:ascii="David" w:eastAsia="David" w:hAnsi="David"/>
          <w:rtl/>
        </w:rPr>
        <w:t>3</w:t>
      </w:r>
      <w:r>
        <w:rPr>
          <w:rFonts w:ascii="David" w:eastAsia="David" w:hAnsi="David" w:hint="cs"/>
          <w:rtl/>
        </w:rPr>
        <w:t>));</w:t>
      </w:r>
    </w:p>
    <w:p w14:paraId="18F893BC" w14:textId="71E4D48C" w:rsidR="00811203" w:rsidRPr="00811203" w:rsidRDefault="000C2BEE" w:rsidP="004D7ECF">
      <w:pPr>
        <w:pStyle w:val="2"/>
        <w:keepNext w:val="0"/>
        <w:numPr>
          <w:ilvl w:val="0"/>
          <w:numId w:val="0"/>
        </w:numPr>
        <w:tabs>
          <w:tab w:val="left" w:pos="424"/>
        </w:tabs>
        <w:spacing w:before="0"/>
        <w:ind w:left="849" w:right="0" w:hanging="850"/>
        <w:rPr>
          <w:rFonts w:eastAsia="David"/>
          <w:rtl/>
        </w:rPr>
      </w:pPr>
      <w:r>
        <w:rPr>
          <w:rFonts w:eastAsia="David" w:hint="cs"/>
          <w:rtl/>
        </w:rPr>
        <w:t xml:space="preserve">  </w:t>
      </w:r>
      <w:r>
        <w:rPr>
          <w:rFonts w:eastAsia="David"/>
          <w:rtl/>
        </w:rPr>
        <w:tab/>
      </w:r>
      <w:del w:id="90097" w:author="Claude" w:date="2026-10-05T09:00:00Z">
        <w:r>
          <w:rPr>
            <w:rFonts w:eastAsia="David" w:hint="cs"/>
            <w:rtl/>
          </w:rPr>
          <w:delText>ב)</w:delText>
        </w:r>
      </w:del>
      <w:ins w:id="90098" w:author="Claude" w:date="2026-10-05T09:00:00Z">
        <w:r>
          <w:rPr>
            <w:rFonts w:eastAsia="David" w:hint="cs"/>
            <w:rtl/>
          </w:rPr>
          <w:t xml:space="preserve">ב.</w:t>
        </w:r>
      </w:ins>
      <w:r>
        <w:rPr>
          <w:rFonts w:eastAsia="David"/>
          <w:rtl/>
        </w:rPr>
        <w:tab/>
        <w:t>"</w:t>
      </w:r>
      <w:r>
        <w:rPr>
          <w:rFonts w:eastAsia="David"/>
          <w:b/>
          <w:bCs/>
          <w:rtl/>
        </w:rPr>
        <w:t xml:space="preserve">לא מצאנו אפוא כי יש מקום להתערבות בפסיקת בתי הדין לעניין </w:t>
      </w:r>
      <w:r>
        <w:rPr>
          <w:rFonts w:eastAsia="David"/>
          <w:b/>
          <w:bCs/>
          <w:u w:val="single"/>
          <w:rtl/>
        </w:rPr>
        <w:t>יישום הדין</w:t>
      </w:r>
      <w:r>
        <w:rPr>
          <w:rFonts w:eastAsia="David"/>
          <w:b/>
          <w:bCs/>
          <w:rtl/>
        </w:rPr>
        <w:t xml:space="preserve"> החל על נסיבות דנן – וזאת </w:t>
      </w:r>
      <w:r>
        <w:rPr>
          <w:rFonts w:eastAsia="David"/>
          <w:b/>
          <w:bCs/>
          <w:u w:val="single"/>
          <w:rtl/>
        </w:rPr>
        <w:t>אף אם נניח שבתי הדין טעו</w:t>
      </w:r>
      <w:r>
        <w:rPr>
          <w:rFonts w:eastAsia="David"/>
          <w:b/>
          <w:bCs/>
          <w:rtl/>
        </w:rPr>
        <w:t xml:space="preserve"> בהכרעתם; </w:t>
      </w:r>
      <w:r>
        <w:rPr>
          <w:rFonts w:eastAsia="David"/>
          <w:b/>
          <w:bCs/>
          <w:u w:val="single"/>
          <w:rtl/>
        </w:rPr>
        <w:t>ואף אם הכרעתנו בהקשר זה הייתה עשויה להיות שונה מזו</w:t>
      </w:r>
      <w:r>
        <w:rPr>
          <w:rFonts w:eastAsia="David"/>
          <w:b/>
          <w:bCs/>
          <w:rtl/>
        </w:rPr>
        <w:t xml:space="preserve"> שהגיעו אליה בתי הדין, אילו נדרשנו לבחון את הדברים מלכתחילה</w:t>
      </w:r>
      <w:r>
        <w:rPr>
          <w:rFonts w:eastAsia="David"/>
          <w:rtl/>
        </w:rPr>
        <w:t xml:space="preserve">" </w:t>
      </w:r>
      <w:r>
        <w:rPr>
          <w:rFonts w:eastAsia="David" w:hint="cs"/>
          <w:rtl/>
        </w:rPr>
        <w:t>(</w:t>
      </w:r>
      <w:commentRangeStart w:id="1"/>
      <w:r>
        <w:rPr>
          <w:rFonts w:eastAsia="David"/>
          <w:rtl/>
        </w:rPr>
        <w:t xml:space="preserve">בג"צ 6126-04-26</w:t>
      </w:r>
      <w:commentRangeEnd w:id="1"/>
      <w:r>
        <w:rPr>
          <w:rStyle w:val="CommentReference"/>
        </w:rPr>
        <w:commentReference w:id="1"/>
      </w:r>
      <w:r>
        <w:rPr>
          <w:rFonts w:eastAsia="David"/>
          <w:rtl/>
        </w:rPr>
        <w:t xml:space="preserve"> </w:t>
      </w:r>
      <w:r>
        <w:rPr>
          <w:rFonts w:eastAsia="David"/>
          <w:b/>
          <w:bCs/>
          <w:rtl/>
        </w:rPr>
        <w:t>פלוני נ</w:t>
      </w:r>
      <w:r>
        <w:rPr>
          <w:rFonts w:eastAsia="David" w:hint="cs"/>
          <w:b/>
          <w:bCs/>
          <w:rtl/>
        </w:rPr>
        <w:t>'</w:t>
      </w:r>
      <w:r>
        <w:rPr>
          <w:rFonts w:eastAsia="David"/>
          <w:b/>
          <w:bCs/>
          <w:rtl/>
        </w:rPr>
        <w:t xml:space="preserve"> ב</w:t>
      </w:r>
      <w:r>
        <w:rPr>
          <w:rFonts w:eastAsia="David" w:hint="eastAsia"/>
          <w:b/>
          <w:bCs/>
          <w:rtl/>
        </w:rPr>
        <w:t>י</w:t>
      </w:r>
      <w:r>
        <w:rPr>
          <w:rFonts w:eastAsia="David" w:hint="cs"/>
          <w:b/>
          <w:bCs/>
          <w:rtl/>
        </w:rPr>
        <w:t xml:space="preserve">ת הדין </w:t>
      </w:r>
      <w:r>
        <w:rPr>
          <w:rFonts w:eastAsia="David" w:hint="cs"/>
          <w:rtl/>
        </w:rPr>
        <w:t xml:space="preserve">(נבו, </w:t>
      </w:r>
      <w:r>
        <w:rPr>
          <w:rFonts w:eastAsia="David"/>
          <w:rtl/>
        </w:rPr>
        <w:t>13.4.2026</w:t>
      </w:r>
      <w:r>
        <w:rPr>
          <w:rFonts w:eastAsia="David" w:hint="cs"/>
          <w:rtl/>
        </w:rPr>
        <w:t xml:space="preserve">)); </w:t>
      </w:r>
    </w:p>
    <w:p w14:paraId="2CB415E1" w14:textId="0EE07133" w:rsidR="00811203" w:rsidRPr="00811203" w:rsidRDefault="000C2BEE" w:rsidP="004D7ECF">
      <w:pPr>
        <w:pStyle w:val="2"/>
        <w:keepNext w:val="0"/>
        <w:numPr>
          <w:ilvl w:val="0"/>
          <w:numId w:val="0"/>
        </w:numPr>
        <w:tabs>
          <w:tab w:val="left" w:pos="424"/>
        </w:tabs>
        <w:spacing w:before="0"/>
        <w:ind w:left="849" w:right="0" w:hanging="850"/>
        <w:rPr>
          <w:rFonts w:eastAsia="David"/>
          <w:rtl/>
        </w:rPr>
      </w:pPr>
      <w:r>
        <w:rPr>
          <w:rFonts w:eastAsia="David" w:hint="cs"/>
          <w:rtl/>
        </w:rPr>
        <w:t xml:space="preserve"> </w:t>
      </w:r>
      <w:r>
        <w:rPr>
          <w:rFonts w:eastAsia="David"/>
          <w:rtl/>
        </w:rPr>
        <w:tab/>
      </w:r>
      <w:del w:id="90099" w:author="Claude" w:date="2026-10-05T09:00:00Z">
        <w:r>
          <w:rPr>
            <w:rFonts w:eastAsia="David" w:hint="cs"/>
            <w:rtl/>
          </w:rPr>
          <w:delText>ג)</w:delText>
        </w:r>
      </w:del>
      <w:ins w:id="90100" w:author="Claude" w:date="2026-10-05T09:00:00Z">
        <w:r>
          <w:rPr>
            <w:rFonts w:eastAsia="David" w:hint="cs"/>
            <w:rtl/>
          </w:rPr>
          <w:t xml:space="preserve">ג.</w:t>
        </w:r>
      </w:ins>
      <w:r>
        <w:rPr>
          <w:rFonts w:eastAsia="David"/>
          <w:rtl/>
        </w:rPr>
        <w:tab/>
        <w:t>"</w:t>
      </w:r>
      <w:r>
        <w:rPr>
          <w:rFonts w:eastAsia="David"/>
          <w:b/>
          <w:bCs/>
          <w:rtl/>
        </w:rPr>
        <w:t xml:space="preserve">כלל הוא כי בית משפט זה </w:t>
      </w:r>
      <w:r>
        <w:rPr>
          <w:rFonts w:eastAsia="David"/>
          <w:b/>
          <w:bCs/>
          <w:u w:val="single"/>
          <w:rtl/>
        </w:rPr>
        <w:t>אינו מכהן כערכאת ערעור</w:t>
      </w:r>
      <w:r>
        <w:rPr>
          <w:rFonts w:eastAsia="David"/>
          <w:b/>
          <w:bCs/>
          <w:rtl/>
        </w:rPr>
        <w:t xml:space="preserve"> על החלטות של בית הדין הרבני אשר הינו </w:t>
      </w:r>
      <w:r>
        <w:rPr>
          <w:rFonts w:eastAsia="David"/>
          <w:b/>
          <w:bCs/>
          <w:u w:val="single"/>
          <w:rtl/>
        </w:rPr>
        <w:t>רשות שיפוט עצמאית בכל נושא</w:t>
      </w:r>
      <w:r>
        <w:rPr>
          <w:rFonts w:eastAsia="David"/>
          <w:b/>
          <w:bCs/>
          <w:rtl/>
        </w:rPr>
        <w:t xml:space="preserve"> וענין הבא בגדר סמכותו. כפי שנפסק </w:t>
      </w:r>
      <w:r>
        <w:rPr>
          <w:rFonts w:eastAsia="David"/>
          <w:b/>
          <w:bCs/>
          <w:u w:val="single"/>
          <w:rtl/>
        </w:rPr>
        <w:t>'אנו כבית משפט גבוה לצדק, איננו משמשים ערכאת ערעור על החלטותיו של בית הדין הרבני הגדול, בין אם מקובלות הן עלינו מבחינת העקרונות או התוצאה ובין אם לאו'</w:t>
      </w:r>
      <w:r>
        <w:rPr>
          <w:rFonts w:eastAsia="David"/>
          <w:b/>
          <w:bCs/>
          <w:rtl/>
        </w:rPr>
        <w:t xml:space="preserve"> (ראו בג"צ 1873/07...בג"צ 10250/09...בג"ץ 6124/07...). התערבותו של בית משפט זה בהחלטותיו של בית הדין הרבני מוגבלת לעילות הקבועות בהוראות סעיפים </w:t>
      </w:r>
      <w:del w:id="90130" w:author="Claude" w:date="2026-10-05T09:00:00Z">
        <w:r>
          <w:rPr>
            <w:rFonts w:eastAsia="David"/>
            <w:b/>
            <w:bCs/>
            <w:rtl/>
          </w:rPr>
          <w:delText xml:space="preserve">15(ג)ו- 15(ד)(4)</w:delText>
        </w:r>
      </w:del>
      <w:ins w:id="90131" w:author="Claude" w:date="2026-10-05T09:00:00Z">
        <w:r>
          <w:rPr>
            <w:rFonts w:eastAsia="David"/>
            <w:b/>
            <w:bCs/>
            <w:rtl/>
          </w:rPr>
          <w:t xml:space="preserve">15(ג) ו-15(ד)(4)</w:t>
        </w:r>
      </w:ins>
      <w:r>
        <w:rPr>
          <w:rFonts w:eastAsia="David"/>
          <w:b/>
          <w:bCs/>
          <w:rtl/>
        </w:rPr>
        <w:t xml:space="preserve"> לחוק יסוד: השפיטה"</w:t>
      </w:r>
      <w:r>
        <w:rPr>
          <w:rFonts w:eastAsia="David"/>
          <w:rtl/>
        </w:rPr>
        <w:t xml:space="preserve"> (בג"צ 6641/11 </w:t>
      </w:r>
      <w:r>
        <w:rPr>
          <w:rFonts w:eastAsia="David" w:hint="eastAsia"/>
          <w:b/>
          <w:bCs/>
          <w:rtl/>
        </w:rPr>
        <w:t>פלונית</w:t>
      </w:r>
      <w:r>
        <w:rPr>
          <w:rFonts w:eastAsia="David"/>
          <w:b/>
          <w:bCs/>
          <w:rtl/>
        </w:rPr>
        <w:t xml:space="preserve"> נ' ביה"ד הרבני הגדול</w:t>
      </w:r>
      <w:r>
        <w:rPr>
          <w:rFonts w:eastAsia="David"/>
          <w:rtl/>
        </w:rPr>
        <w:t xml:space="preserve">, בפס' 4</w:t>
      </w:r>
      <w:del w:id="90121" w:author="Claude" w:date="2026-10-05T09:00:00Z">
        <w:r>
          <w:rPr>
            <w:rFonts w:eastAsia="David"/>
            <w:rtl/>
          </w:rPr>
          <w:delText xml:space="preserve">, </w:delText>
        </w:r>
      </w:del>
      <w:del w:id="90122" w:author="Claude" w:date="2026-10-05T09:00:00Z">
        <w:r>
          <w:rPr>
            <w:rFonts w:eastAsia="David" w:hint="cs"/>
            <w:rtl/>
          </w:rPr>
          <w:delText xml:space="preserve">(</w:delText>
        </w:r>
      </w:del>
      <w:ins w:id="90123" w:author="Claude" w:date="2026-10-05T09:00:00Z">
        <w:r>
          <w:rPr>
            <w:rFonts w:eastAsia="David"/>
            <w:rtl/>
          </w:rPr>
          <w:t xml:space="preserve"> (</w:t>
        </w:r>
      </w:ins>
      <w:r>
        <w:rPr>
          <w:rFonts w:eastAsia="David" w:hint="cs"/>
          <w:rtl/>
        </w:rPr>
        <w:t xml:space="preserve">נבו, </w:t>
      </w:r>
      <w:del w:id="90124" w:author="Claude" w:date="2026-10-05T09:00:00Z">
        <w:r>
          <w:rPr>
            <w:rFonts w:eastAsia="David" w:hint="cs"/>
            <w:rtl/>
          </w:rPr>
          <w:delText xml:space="preserve">22.1.12</w:delText>
        </w:r>
      </w:del>
      <w:ins w:id="90125" w:author="Claude" w:date="2026-10-05T09:00:00Z">
        <w:r>
          <w:rPr>
            <w:rFonts w:eastAsia="David" w:hint="cs"/>
            <w:rtl/>
          </w:rPr>
          <w:t xml:space="preserve">22.1.2012</w:t>
        </w:r>
      </w:ins>
      <w:r>
        <w:rPr>
          <w:rFonts w:eastAsia="David"/>
          <w:rtl/>
        </w:rPr>
        <w:t xml:space="preserve">)); </w:t>
      </w:r>
    </w:p>
    <w:p w14:paraId="575F6765" w14:textId="738A9C07" w:rsidR="00811203" w:rsidRDefault="000C2BEE" w:rsidP="004D7ECF">
      <w:pPr>
        <w:pStyle w:val="2"/>
        <w:keepNext w:val="0"/>
        <w:numPr>
          <w:ilvl w:val="0"/>
          <w:numId w:val="0"/>
        </w:numPr>
        <w:tabs>
          <w:tab w:val="left" w:pos="424"/>
        </w:tabs>
        <w:spacing w:before="0"/>
        <w:ind w:left="849" w:right="0" w:hanging="850"/>
        <w:rPr>
          <w:rFonts w:eastAsia="David"/>
          <w:rtl/>
        </w:rPr>
      </w:pPr>
      <w:r>
        <w:rPr>
          <w:rFonts w:ascii="David" w:eastAsia="David" w:hAnsi="David" w:hint="cs"/>
          <w:rtl/>
        </w:rPr>
        <w:t xml:space="preserve"> </w:t>
      </w:r>
      <w:r>
        <w:rPr>
          <w:rFonts w:ascii="David" w:eastAsia="David" w:hAnsi="David"/>
          <w:rtl/>
        </w:rPr>
        <w:tab/>
      </w:r>
      <w:del w:id="90101" w:author="Claude" w:date="2026-10-05T09:00:00Z">
        <w:r>
          <w:rPr>
            <w:rFonts w:ascii="David" w:eastAsia="David" w:hAnsi="David" w:hint="cs"/>
            <w:rtl/>
          </w:rPr>
          <w:delText>ד)</w:delText>
        </w:r>
      </w:del>
      <w:ins w:id="90102" w:author="Claude" w:date="2026-10-05T09:00:00Z">
        <w:r>
          <w:rPr>
            <w:rFonts w:ascii="David" w:eastAsia="David" w:hAnsi="David" w:hint="cs"/>
            <w:rtl/>
          </w:rPr>
          <w:t xml:space="preserve">ד.</w:t>
        </w:r>
      </w:ins>
      <w:r>
        <w:rPr>
          <w:rFonts w:ascii="David" w:eastAsia="David" w:hAnsi="David"/>
          <w:rtl/>
        </w:rPr>
        <w:tab/>
      </w:r>
      <w:r>
        <w:rPr>
          <w:rFonts w:ascii="David" w:eastAsia="David" w:hAnsi="David" w:hint="cs"/>
          <w:rtl/>
        </w:rPr>
        <w:t>"</w:t>
      </w:r>
      <w:r>
        <w:rPr>
          <w:rFonts w:ascii="David" w:eastAsia="David" w:hAnsi="David"/>
          <w:b/>
          <w:bCs/>
          <w:rtl/>
        </w:rPr>
        <w:t>הלכה ידועה היא כי בית משפט זה בשבתו כבית משפט גבוה לצדק</w:t>
      </w:r>
      <w:r>
        <w:rPr>
          <w:rFonts w:ascii="David" w:eastAsia="David" w:hAnsi="David" w:hint="cs"/>
          <w:b/>
          <w:bCs/>
          <w:rtl/>
        </w:rPr>
        <w:t xml:space="preserve"> </w:t>
      </w:r>
      <w:r>
        <w:rPr>
          <w:rFonts w:ascii="David" w:eastAsia="David" w:hAnsi="David"/>
          <w:b/>
          <w:bCs/>
          <w:u w:val="single"/>
          <w:rtl/>
        </w:rPr>
        <w:t xml:space="preserve">אינו יושב כערכאת ערעור על החלטותיהם של בתי הדין הרבניים, והתערבותו בהן מוגבלת למקרים קיצוניים של </w:t>
      </w:r>
      <w:r>
        <w:rPr>
          <w:rFonts w:ascii="David" w:eastAsia="David" w:hAnsi="David"/>
          <w:b/>
          <w:bCs/>
          <w:rtl/>
        </w:rPr>
        <w:t>חריגה מסמכות, פגיעה בעקרונות הצדק הטבעי, סטייה מהוראות חוק המכוונות לב</w:t>
      </w:r>
      <w:r>
        <w:rPr>
          <w:rFonts w:ascii="David" w:eastAsia="David" w:hAnsi="David" w:hint="cs"/>
          <w:b/>
          <w:bCs/>
          <w:rtl/>
        </w:rPr>
        <w:t>ית הדין...</w:t>
      </w:r>
      <w:r>
        <w:rPr>
          <w:rFonts w:ascii="David" w:eastAsia="David" w:hAnsi="David"/>
          <w:rtl/>
        </w:rPr>
        <w:t>"</w:t>
      </w:r>
      <w:r>
        <w:rPr>
          <w:rFonts w:ascii="David" w:eastAsia="David" w:hAnsi="David" w:hint="cs"/>
          <w:rtl/>
        </w:rPr>
        <w:t xml:space="preserve"> (</w:t>
      </w:r>
      <w:r>
        <w:rPr>
          <w:rFonts w:ascii="David" w:eastAsia="David" w:hAnsi="David"/>
          <w:rtl/>
        </w:rPr>
        <w:t xml:space="preserve">בג"צ 73527-11-24 </w:t>
      </w:r>
      <w:r>
        <w:rPr>
          <w:rFonts w:ascii="David" w:eastAsia="David" w:hAnsi="David"/>
          <w:b/>
          <w:bCs/>
          <w:rtl/>
        </w:rPr>
        <w:t xml:space="preserve">פלוני </w:t>
      </w:r>
      <w:del w:id="90107" w:author="Claude" w:date="2026-10-05T09:00:00Z">
        <w:r>
          <w:rPr>
            <w:rFonts w:ascii="David" w:eastAsia="David" w:hAnsi="David"/>
            <w:b/>
            <w:bCs/>
            <w:rtl/>
          </w:rPr>
          <w:delText xml:space="preserve">נ.</w:delText>
        </w:r>
      </w:del>
      <w:ins w:id="90108" w:author="Claude" w:date="2026-10-05T09:00:00Z">
        <w:r>
          <w:rPr>
            <w:rFonts w:ascii="David" w:eastAsia="David" w:hAnsi="David"/>
            <w:b/>
            <w:bCs/>
            <w:rtl/>
          </w:rPr>
          <w:t xml:space="preserve">נ'</w:t>
        </w:r>
      </w:ins>
      <w:r>
        <w:rPr>
          <w:rFonts w:ascii="David" w:eastAsia="David" w:hAnsi="David"/>
          <w:b/>
          <w:bCs/>
          <w:rtl/>
        </w:rPr>
        <w:t xml:space="preserve"> בי</w:t>
      </w:r>
      <w:r>
        <w:rPr>
          <w:rFonts w:ascii="David" w:eastAsia="David" w:hAnsi="David" w:hint="eastAsia"/>
          <w:b/>
          <w:bCs/>
          <w:rtl/>
        </w:rPr>
        <w:t>ה</w:t>
      </w:r>
      <w:r>
        <w:rPr>
          <w:rFonts w:ascii="David" w:eastAsia="David" w:hAnsi="David"/>
          <w:b/>
          <w:bCs/>
          <w:rtl/>
        </w:rPr>
        <w:t>"ד הגדול</w:t>
      </w:r>
      <w:r>
        <w:rPr>
          <w:rFonts w:ascii="David" w:eastAsia="David" w:hAnsi="David" w:hint="cs"/>
          <w:b/>
          <w:bCs/>
          <w:rtl/>
        </w:rPr>
        <w:t xml:space="preserve"> </w:t>
      </w:r>
      <w:r>
        <w:rPr>
          <w:rFonts w:ascii="David" w:eastAsia="David" w:hAnsi="David" w:hint="cs"/>
          <w:rtl/>
        </w:rPr>
        <w:t xml:space="preserve">(</w:t>
      </w:r>
      <w:del w:id="90109" w:author="Claude" w:date="2026-10-05T09:00:00Z">
        <w:r>
          <w:rPr>
            <w:rFonts w:ascii="David" w:eastAsia="David" w:hAnsi="David" w:hint="cs"/>
            <w:rtl/>
          </w:rPr>
          <w:delText xml:space="preserve">פורסם בנבו</w:delText>
        </w:r>
      </w:del>
      <w:ins w:id="90110" w:author="Claude" w:date="2026-10-05T09:00:00Z">
        <w:r>
          <w:rPr>
            <w:rFonts w:ascii="David" w:eastAsia="David" w:hAnsi="David" w:hint="cs"/>
            <w:rtl/>
          </w:rPr>
          <w:t xml:space="preserve">נבו</w:t>
        </w:r>
      </w:ins>
      <w:r>
        <w:rPr>
          <w:rFonts w:ascii="David" w:eastAsia="David" w:hAnsi="David" w:hint="cs"/>
          <w:rtl/>
        </w:rPr>
        <w:t xml:space="preserve">,</w:t>
      </w:r>
      <w:r>
        <w:rPr>
          <w:rFonts w:ascii="David" w:eastAsia="David" w:hAnsi="David"/>
          <w:rtl/>
        </w:rPr>
        <w:t xml:space="preserve"> 10.12.2024</w:t>
      </w:r>
      <w:r>
        <w:rPr>
          <w:rFonts w:ascii="David" w:hAnsi="David" w:hint="cs"/>
          <w:rtl/>
        </w:rPr>
        <w:t xml:space="preserve">)); התערבות בג"צ </w:t>
      </w:r>
      <w:r>
        <w:rPr>
          <w:rFonts w:ascii="David" w:eastAsia="David" w:hAnsi="David"/>
          <w:rtl/>
        </w:rPr>
        <w:t>"</w:t>
      </w:r>
      <w:del w:id="90264" w:author="Claude" w:date="2026-10-05T09:00:00Z">
        <w:r>
          <w:rPr>
            <w:rFonts w:ascii="David" w:eastAsia="David" w:hAnsi="David"/>
            <w:b/>
            <w:bCs/>
            <w:rtl/>
          </w:rPr>
          <w:delText>תעשה במשורה</w:delText>
        </w:r>
      </w:del>
      <w:ins w:id="90265" w:author="Claude" w:date="2026-10-05T09:00:00Z">
        <w:r>
          <w:rPr>
            <w:rFonts w:ascii="David" w:eastAsia="David" w:hAnsi="David"/>
            <w:b/>
            <w:bCs/>
            <w:rtl/>
          </w:rPr>
          <w:t xml:space="preserve">תיעשה במשורה</w:t>
        </w:r>
      </w:ins>
      <w:r>
        <w:rPr>
          <w:rFonts w:ascii="David" w:eastAsia="David" w:hAnsi="David" w:hint="cs"/>
          <w:rtl/>
        </w:rPr>
        <w:t xml:space="preserve">... </w:t>
      </w:r>
      <w:r>
        <w:rPr>
          <w:rFonts w:ascii="David" w:eastAsia="David" w:hAnsi="David"/>
          <w:b/>
          <w:bCs/>
          <w:u w:val="single"/>
          <w:rtl/>
        </w:rPr>
        <w:t>במקרים קיצוניים</w:t>
      </w:r>
      <w:r>
        <w:rPr>
          <w:rFonts w:ascii="David" w:eastAsia="David" w:hAnsi="David"/>
          <w:b/>
          <w:bCs/>
          <w:rtl/>
        </w:rPr>
        <w:t xml:space="preserve"> </w:t>
      </w:r>
      <w:r>
        <w:rPr>
          <w:rFonts w:ascii="David" w:eastAsia="David" w:hAnsi="David"/>
          <w:rtl/>
        </w:rPr>
        <w:t>של חריגה מסמכות</w:t>
      </w:r>
      <w:r>
        <w:rPr>
          <w:rFonts w:ascii="David" w:eastAsia="David" w:hAnsi="David" w:hint="cs"/>
          <w:rtl/>
        </w:rPr>
        <w:t>...</w:t>
      </w:r>
      <w:r>
        <w:rPr>
          <w:rFonts w:ascii="David" w:eastAsia="David" w:hAnsi="David"/>
          <w:rtl/>
        </w:rPr>
        <w:t xml:space="preserve">" </w:t>
      </w:r>
      <w:r>
        <w:rPr>
          <w:rFonts w:ascii="David" w:eastAsia="David" w:hAnsi="David" w:hint="cs"/>
          <w:rtl/>
        </w:rPr>
        <w:t>(</w:t>
      </w:r>
      <w:r>
        <w:rPr>
          <w:rFonts w:ascii="David" w:eastAsia="David" w:hAnsi="David"/>
          <w:rtl/>
        </w:rPr>
        <w:t xml:space="preserve">בג"צ 181/22 </w:t>
      </w:r>
      <w:r>
        <w:rPr>
          <w:rFonts w:ascii="David" w:eastAsia="David" w:hAnsi="David"/>
          <w:b/>
          <w:bCs/>
          <w:rtl/>
        </w:rPr>
        <w:t xml:space="preserve">פלונית נ' </w:t>
      </w:r>
      <w:r>
        <w:rPr>
          <w:rFonts w:ascii="David" w:eastAsia="David" w:hAnsi="David" w:hint="eastAsia"/>
          <w:b/>
          <w:bCs/>
          <w:rtl/>
        </w:rPr>
        <w:t>ביה</w:t>
      </w:r>
      <w:r>
        <w:rPr>
          <w:rFonts w:ascii="David" w:eastAsia="David" w:hAnsi="David"/>
          <w:b/>
          <w:bCs/>
          <w:rtl/>
        </w:rPr>
        <w:t>"ד הגדול</w:t>
      </w:r>
      <w:r>
        <w:rPr>
          <w:rFonts w:ascii="David" w:eastAsia="David" w:hAnsi="David" w:hint="cs"/>
          <w:b/>
          <w:bCs/>
          <w:rtl/>
        </w:rPr>
        <w:t xml:space="preserve"> </w:t>
      </w:r>
      <w:r>
        <w:rPr>
          <w:rFonts w:ascii="David" w:eastAsia="David" w:hAnsi="David" w:hint="cs"/>
          <w:rtl/>
        </w:rPr>
        <w:t xml:space="preserve">(</w:t>
      </w:r>
      <w:del w:id="90111" w:author="Claude" w:date="2026-10-05T09:00:00Z">
        <w:r>
          <w:rPr>
            <w:rFonts w:ascii="David" w:eastAsia="David" w:hAnsi="David" w:hint="cs"/>
            <w:rtl/>
          </w:rPr>
          <w:delText xml:space="preserve">פורסם בנבו</w:delText>
        </w:r>
      </w:del>
      <w:ins w:id="90112" w:author="Claude" w:date="2026-10-05T09:00:00Z">
        <w:r>
          <w:rPr>
            <w:rFonts w:ascii="David" w:eastAsia="David" w:hAnsi="David" w:hint="cs"/>
            <w:rtl/>
          </w:rPr>
          <w:t xml:space="preserve">נבו</w:t>
        </w:r>
      </w:ins>
      <w:r>
        <w:rPr>
          <w:rFonts w:ascii="David" w:eastAsia="David" w:hAnsi="David" w:hint="cs"/>
          <w:rtl/>
        </w:rPr>
        <w:t xml:space="preserve">,</w:t>
      </w:r>
      <w:r>
        <w:rPr>
          <w:rFonts w:ascii="David" w:eastAsia="David" w:hAnsi="David"/>
          <w:rtl/>
        </w:rPr>
        <w:t xml:space="preserve"> 3.4.2022</w:t>
      </w:r>
      <w:r>
        <w:rPr>
          <w:rFonts w:ascii="David" w:eastAsia="David" w:hAnsi="David" w:hint="cs"/>
          <w:rtl/>
        </w:rPr>
        <w:t>))</w:t>
      </w:r>
      <w:r>
        <w:rPr>
          <w:rFonts w:ascii="David" w:eastAsia="David" w:hAnsi="David"/>
          <w:rtl/>
        </w:rPr>
        <w:t>.</w:t>
      </w:r>
      <w:r>
        <w:rPr>
          <w:rFonts w:ascii="David" w:hAnsi="David"/>
          <w:spacing w:val="10"/>
          <w:rtl/>
        </w:rPr>
        <w:t xml:space="preserve"> </w:t>
      </w:r>
      <w:r>
        <w:rPr>
          <w:rFonts w:ascii="David" w:hAnsi="David" w:hint="cs"/>
          <w:spacing w:val="10"/>
          <w:rtl/>
        </w:rPr>
        <w:t>"</w:t>
      </w:r>
      <w:r>
        <w:rPr>
          <w:rFonts w:ascii="David" w:hAnsi="David"/>
          <w:b/>
          <w:bCs/>
          <w:spacing w:val="10"/>
          <w:rtl/>
        </w:rPr>
        <w:t>הלכה זו חזרה ונשנתה פעמים רבות</w:t>
      </w:r>
      <w:r>
        <w:rPr>
          <w:rFonts w:ascii="David" w:hAnsi="David" w:hint="cs"/>
          <w:b/>
          <w:bCs/>
          <w:spacing w:val="10"/>
          <w:rtl/>
        </w:rPr>
        <w:t>...</w:t>
      </w:r>
      <w:r>
        <w:rPr>
          <w:rFonts w:ascii="David" w:hAnsi="David" w:hint="cs"/>
          <w:u w:val="single"/>
          <w:rtl/>
        </w:rPr>
        <w:t>'</w:t>
      </w:r>
      <w:r>
        <w:rPr>
          <w:rFonts w:ascii="David" w:hAnsi="David"/>
          <w:b/>
          <w:bCs/>
          <w:u w:val="single"/>
          <w:rtl/>
        </w:rPr>
        <w:t>יש להצר על כך כי הדברים לא הופנמו</w:t>
      </w:r>
      <w:r>
        <w:rPr>
          <w:rFonts w:ascii="David" w:hAnsi="David"/>
          <w:b/>
          <w:bCs/>
          <w:rtl/>
        </w:rPr>
        <w:t xml:space="preserve">, וחדשות לבקרים מוגשות עתירות כגון דא לפתחנו, </w:t>
      </w:r>
      <w:r>
        <w:rPr>
          <w:rFonts w:ascii="David" w:hAnsi="David"/>
          <w:b/>
          <w:bCs/>
          <w:u w:val="single"/>
          <w:rtl/>
        </w:rPr>
        <w:t>משל ישבנו כערכאת ערעור שלישית על בתי הדין</w:t>
      </w:r>
      <w:r>
        <w:rPr>
          <w:rFonts w:ascii="David" w:hAnsi="David" w:hint="cs"/>
          <w:rtl/>
        </w:rPr>
        <w:t xml:space="preserve"> </w:t>
      </w:r>
      <w:del w:id="90132" w:author="Claude" w:date="2026-10-05T09:00:00Z">
        <w:r>
          <w:rPr>
            <w:rFonts w:ascii="David" w:hAnsi="David"/>
            <w:highlight w:val="yellow"/>
            <w:rtl/>
          </w:rPr>
          <w:delText xml:space="preserve">(בג"צ 5512/13.."</w:delText>
        </w:r>
      </w:del>
      <w:ins w:id="90133" w:author="Claude" w:date="2026-10-05T09:00:00Z">
        <w:r>
          <w:rPr>
            <w:rFonts w:ascii="David" w:hAnsi="David"/>
            <w:highlight w:val="yellow"/>
            <w:rtl/>
          </w:rPr>
          <w:t xml:space="preserve">(בג"צ 5512/13...)'"</w:t>
        </w:r>
      </w:ins>
      <w:r>
        <w:rPr>
          <w:rFonts w:ascii="David" w:hAnsi="David"/>
          <w:highlight w:val="yellow"/>
          <w:rtl/>
        </w:rPr>
        <w:t xml:space="preserve"> (בג"צ 287/16</w:t>
      </w:r>
      <w:ins w:id="90144" w:author="Claude" w:date="2026-10-05T09:00:00Z">
        <w:r>
          <w:rPr>
            <w:rFonts w:ascii="David" w:hAnsi="David"/>
            <w:highlight w:val="yellow"/>
            <w:rtl/>
          </w:rPr>
          <w:t xml:space="preserve"> [פרטי הפניה מלאים]</w:t>
        </w:r>
      </w:ins>
      <w:r>
        <w:rPr>
          <w:rFonts w:ascii="David" w:hAnsi="David"/>
          <w:highlight w:val="yellow"/>
          <w:rtl/>
        </w:rPr>
        <w:t xml:space="preserve">).</w:t>
      </w:r>
    </w:p>
    <w:p w14:paraId="6C8BDF04" w14:textId="77777777" w:rsidR="008820BA" w:rsidRPr="008820BA" w:rsidRDefault="008820BA" w:rsidP="004D7ECF">
      <w:pPr>
        <w:pStyle w:val="21"/>
        <w:keepNext w:val="0"/>
        <w:rPr>
          <w:rFonts w:eastAsia="David"/>
          <w:rtl/>
        </w:rPr>
      </w:pPr>
    </w:p>
    <w:p w14:paraId="5865894A" w14:textId="5C8BE3E1" w:rsidR="00844499" w:rsidRPr="00AD4140" w:rsidRDefault="00571DB6" w:rsidP="004D7ECF">
      <w:pPr>
        <w:pStyle w:val="1"/>
        <w:numPr>
          <w:ilvl w:val="0"/>
          <w:numId w:val="0"/>
        </w:numPr>
        <w:spacing w:before="0"/>
        <w:ind w:left="424" w:right="0" w:hanging="424"/>
        <w:rPr>
          <w:rtl/>
        </w:rPr>
      </w:pPr>
      <w:r>
        <w:rPr>
          <w:rFonts w:ascii="David" w:hAnsi="David" w:hint="cs"/>
          <w:rtl/>
        </w:rPr>
        <w:t>3.</w:t>
      </w:r>
      <w:r>
        <w:rPr>
          <w:rFonts w:ascii="David" w:hAnsi="David"/>
          <w:rtl/>
        </w:rPr>
        <w:tab/>
      </w:r>
      <w:r>
        <w:rPr>
          <w:rFonts w:ascii="David" w:hAnsi="David" w:hint="eastAsia"/>
          <w:rtl/>
        </w:rPr>
        <w:t>ואכן</w:t>
      </w:r>
      <w:r>
        <w:rPr>
          <w:rFonts w:ascii="David" w:hAnsi="David"/>
          <w:rtl/>
        </w:rPr>
        <w:t>, בענייננו, הגם שהע</w:t>
      </w:r>
      <w:r>
        <w:rPr>
          <w:rFonts w:ascii="David" w:hAnsi="David" w:hint="eastAsia"/>
          <w:rtl/>
        </w:rPr>
        <w:t>ותרת</w:t>
      </w:r>
      <w:r>
        <w:rPr>
          <w:rFonts w:ascii="David" w:hAnsi="David"/>
          <w:rtl/>
        </w:rPr>
        <w:t xml:space="preserve"> משתמשת </w:t>
      </w:r>
      <w:r>
        <w:rPr>
          <w:rFonts w:ascii="David" w:hAnsi="David" w:hint="cs"/>
          <w:rtl/>
        </w:rPr>
        <w:t xml:space="preserve">שוב ושוב בעתירתה </w:t>
      </w:r>
      <w:r>
        <w:rPr>
          <w:rFonts w:ascii="David" w:hAnsi="David"/>
          <w:rtl/>
        </w:rPr>
        <w:t xml:space="preserve">בטרמינולוגיה של </w:t>
      </w:r>
      <w:r>
        <w:rPr>
          <w:rFonts w:ascii="David" w:hAnsi="David" w:hint="cs"/>
          <w:rtl/>
        </w:rPr>
        <w:t>"</w:t>
      </w:r>
      <w:r>
        <w:rPr>
          <w:rFonts w:ascii="David" w:hAnsi="David"/>
          <w:rtl/>
        </w:rPr>
        <w:t>חריגה מסמכות</w:t>
      </w:r>
      <w:r>
        <w:rPr>
          <w:rFonts w:ascii="David" w:hAnsi="David" w:hint="cs"/>
          <w:rtl/>
        </w:rPr>
        <w:t>",</w:t>
      </w:r>
      <w:r>
        <w:rPr>
          <w:rFonts w:ascii="David" w:hAnsi="David"/>
          <w:rtl/>
        </w:rPr>
        <w:t xml:space="preserve"> וטוענת כי פסקי הדין </w:t>
      </w:r>
      <w:r>
        <w:rPr>
          <w:rFonts w:ascii="David" w:eastAsia="David" w:hAnsi="David" w:hint="eastAsia"/>
          <w:rtl/>
        </w:rPr>
        <w:t>ניתנו</w:t>
      </w:r>
      <w:r>
        <w:rPr>
          <w:rFonts w:ascii="David" w:eastAsia="David" w:hAnsi="David"/>
          <w:rtl/>
        </w:rPr>
        <w:t xml:space="preserve"> תוך "</w:t>
      </w:r>
      <w:r>
        <w:rPr>
          <w:rFonts w:ascii="David" w:eastAsia="David" w:hAnsi="David" w:hint="eastAsia"/>
          <w:b/>
          <w:bCs/>
          <w:rtl/>
        </w:rPr>
        <w:t>חריגה</w:t>
      </w:r>
      <w:r>
        <w:rPr>
          <w:rFonts w:ascii="David" w:eastAsia="David" w:hAnsi="David"/>
          <w:b/>
          <w:bCs/>
          <w:rtl/>
        </w:rPr>
        <w:t xml:space="preserve"> מסמכות שכן לא הכירו ולא החילו את כללי המשפט האזרחי</w:t>
      </w:r>
      <w:r>
        <w:rPr>
          <w:rFonts w:ascii="David" w:eastAsia="David" w:hAnsi="David"/>
          <w:rtl/>
        </w:rPr>
        <w:t>"</w:t>
      </w:r>
      <w:r>
        <w:rPr>
          <w:rFonts w:ascii="David" w:hAnsi="David"/>
          <w:rtl/>
        </w:rPr>
        <w:t xml:space="preserve"> (</w:t>
      </w:r>
      <w:r>
        <w:rPr>
          <w:rFonts w:ascii="David" w:hAnsi="David" w:hint="cs"/>
          <w:rtl/>
        </w:rPr>
        <w:t xml:space="preserve">סעיף 83 לעתירה</w:t>
      </w:r>
      <w:r>
        <w:rPr>
          <w:rFonts w:ascii="David" w:hAnsi="David"/>
          <w:rtl/>
        </w:rPr>
        <w:t xml:space="preserve">), לאמיתו של דבר, העותרת טוענת </w:t>
      </w:r>
      <w:r>
        <w:rPr>
          <w:rFonts w:ascii="David" w:hAnsi="David"/>
          <w:b/>
          <w:bCs/>
          <w:u w:val="single"/>
          <w:rtl/>
        </w:rPr>
        <w:t>לטעות ביישום הדין</w:t>
      </w:r>
      <w:r>
        <w:rPr>
          <w:rFonts w:ascii="David" w:hAnsi="David"/>
          <w:rtl/>
        </w:rPr>
        <w:t xml:space="preserve"> והדברים נכתבו </w:t>
      </w:r>
      <w:del w:id="90199" w:author="Claude" w:date="2026-10-05T09:00:00Z">
        <w:r>
          <w:rPr>
            <w:rFonts w:ascii="David" w:hAnsi="David"/>
            <w:rtl/>
          </w:rPr>
          <w:delText xml:space="preserve">על-ידיה</w:delText>
        </w:r>
      </w:del>
      <w:ins w:id="90200" w:author="Claude" w:date="2026-10-05T09:00:00Z">
        <w:r>
          <w:rPr>
            <w:rFonts w:ascii="David" w:hAnsi="David"/>
            <w:rtl/>
          </w:rPr>
          <w:t xml:space="preserve">על ידה</w:t>
        </w:r>
      </w:ins>
      <w:r>
        <w:rPr>
          <w:rFonts w:ascii="David" w:hAnsi="David"/>
          <w:rtl/>
        </w:rPr>
        <w:t xml:space="preserve"> באופן מפורש בעתירה:</w:t>
      </w:r>
    </w:p>
    <w:p w14:paraId="26008091" w14:textId="77777777" w:rsidR="00844499" w:rsidRDefault="00844499" w:rsidP="004D7ECF">
      <w:pPr>
        <w:keepNext w:val="0"/>
        <w:pBdr>
          <w:top w:val="single" w:sz="4" w:space="1" w:color="auto"/>
          <w:left w:val="single" w:sz="4" w:space="4" w:color="auto"/>
          <w:bottom w:val="single" w:sz="4" w:space="1" w:color="auto"/>
          <w:right w:val="single" w:sz="4" w:space="4" w:color="auto"/>
        </w:pBdr>
        <w:ind w:left="509" w:firstLine="57"/>
        <w:rPr>
          <w:rFonts w:ascii="David" w:eastAsia="David" w:hAnsi="David"/>
          <w:rtl/>
        </w:rPr>
      </w:pPr>
      <w:r>
        <w:rPr>
          <w:rFonts w:ascii="David" w:eastAsia="David" w:hAnsi="David" w:hint="cs"/>
          <w:rtl/>
        </w:rPr>
        <w:t xml:space="preserve"> "בית הדין האזורי</w:t>
      </w:r>
      <w:r>
        <w:rPr>
          <w:rFonts w:ascii="David" w:eastAsia="David" w:hAnsi="David" w:hint="cs"/>
          <w:b/>
          <w:bCs/>
          <w:rtl/>
        </w:rPr>
        <w:t xml:space="preserve"> שגה בהבנת הדין ו</w:t>
      </w:r>
      <w:r>
        <w:rPr>
          <w:rFonts w:ascii="David" w:eastAsia="David" w:hAnsi="David" w:hint="cs"/>
          <w:b/>
          <w:bCs/>
          <w:u w:val="single"/>
          <w:rtl/>
        </w:rPr>
        <w:t>יישומו</w:t>
      </w:r>
      <w:r>
        <w:rPr>
          <w:rFonts w:ascii="David" w:eastAsia="David" w:hAnsi="David" w:hint="cs"/>
          <w:rtl/>
        </w:rPr>
        <w:t xml:space="preserve"> על נסיבות העניין </w:t>
      </w:r>
      <w:r>
        <w:rPr>
          <w:rFonts w:ascii="David" w:eastAsia="David" w:hAnsi="David" w:hint="cs"/>
          <w:b/>
          <w:bCs/>
          <w:rtl/>
        </w:rPr>
        <w:t>ובכך</w:t>
      </w:r>
      <w:r>
        <w:rPr>
          <w:rFonts w:ascii="David" w:eastAsia="David" w:hAnsi="David" w:hint="cs"/>
          <w:rtl/>
        </w:rPr>
        <w:t xml:space="preserve"> חרג מסמכותו" (סעיף 50 לעתירה);</w:t>
      </w:r>
    </w:p>
    <w:p w14:paraId="7C51054D" w14:textId="2D744812" w:rsidR="00844499" w:rsidRDefault="00844499" w:rsidP="004D7ECF">
      <w:pPr>
        <w:keepNext w:val="0"/>
        <w:pBdr>
          <w:top w:val="single" w:sz="4" w:space="1" w:color="auto"/>
          <w:left w:val="single" w:sz="4" w:space="4" w:color="auto"/>
          <w:bottom w:val="single" w:sz="4" w:space="1" w:color="auto"/>
          <w:right w:val="single" w:sz="4" w:space="4" w:color="auto"/>
        </w:pBdr>
        <w:ind w:left="509" w:firstLine="57"/>
        <w:rPr>
          <w:rFonts w:ascii="David" w:eastAsia="David" w:hAnsi="David"/>
          <w:rtl/>
        </w:rPr>
      </w:pPr>
      <w:r>
        <w:rPr>
          <w:rFonts w:ascii="David" w:eastAsia="David" w:hAnsi="David"/>
          <w:rtl/>
        </w:rPr>
        <w:tab/>
      </w:r>
      <w:r>
        <w:rPr>
          <w:rFonts w:ascii="David" w:eastAsia="David" w:hAnsi="David" w:hint="cs"/>
          <w:rtl/>
        </w:rPr>
        <w:t xml:space="preserve">"בכך </w:t>
      </w:r>
      <w:r>
        <w:rPr>
          <w:rFonts w:ascii="David" w:eastAsia="David" w:hAnsi="David" w:hint="cs"/>
          <w:b/>
          <w:bCs/>
          <w:rtl/>
        </w:rPr>
        <w:t xml:space="preserve">שגו בתי הדין </w:t>
      </w:r>
      <w:r>
        <w:rPr>
          <w:rFonts w:ascii="David" w:eastAsia="David" w:hAnsi="David" w:hint="cs"/>
          <w:b/>
          <w:bCs/>
          <w:u w:val="single"/>
          <w:rtl/>
        </w:rPr>
        <w:t>ביישום</w:t>
      </w:r>
      <w:r>
        <w:rPr>
          <w:rFonts w:ascii="David" w:eastAsia="David" w:hAnsi="David" w:hint="cs"/>
          <w:rtl/>
        </w:rPr>
        <w:t xml:space="preserve"> ההלכה והדין האזרחי" (</w:t>
      </w:r>
      <w:del w:id="90150" w:author="Claude" w:date="2026-10-05T09:00:00Z">
        <w:r>
          <w:rPr>
            <w:rFonts w:ascii="David" w:eastAsia="David" w:hAnsi="David" w:hint="cs"/>
            <w:rtl/>
          </w:rPr>
          <w:delText xml:space="preserve">סעיף 66</w:delText>
        </w:r>
      </w:del>
      <w:ins w:id="90151" w:author="Claude" w:date="2026-10-05T09:00:00Z">
        <w:r>
          <w:rPr>
            <w:rFonts w:ascii="David" w:eastAsia="David" w:hAnsi="David" w:hint="cs"/>
            <w:rtl/>
          </w:rPr>
          <w:t xml:space="preserve">סעיף 66 לעתירה</w:t>
        </w:r>
      </w:ins>
      <w:r>
        <w:rPr>
          <w:rFonts w:ascii="David" w:eastAsia="David" w:hAnsi="David" w:hint="cs"/>
          <w:rtl/>
        </w:rPr>
        <w:t xml:space="preserve">).</w:t>
      </w:r>
    </w:p>
    <w:p w14:paraId="1B7A14EB" w14:textId="77777777" w:rsidR="0028184E" w:rsidRDefault="00190A37" w:rsidP="004D7ECF">
      <w:pPr>
        <w:pStyle w:val="1"/>
        <w:numPr>
          <w:ilvl w:val="0"/>
          <w:numId w:val="0"/>
        </w:numPr>
        <w:spacing w:before="0"/>
        <w:ind w:left="424" w:right="0" w:hanging="424"/>
        <w:rPr>
          <w:rtl/>
        </w:rPr>
      </w:pPr>
      <w:r>
        <w:rPr>
          <w:rtl/>
        </w:rPr>
        <w:tab/>
      </w:r>
    </w:p>
    <w:p w14:paraId="4FE9B190" w14:textId="041F0161" w:rsidR="0028184E" w:rsidRDefault="0028184E" w:rsidP="0028184E">
      <w:pPr>
        <w:pStyle w:val="1"/>
        <w:numPr>
          <w:ilvl w:val="0"/>
          <w:numId w:val="0"/>
        </w:numPr>
        <w:spacing w:before="0"/>
        <w:ind w:left="424" w:right="0"/>
        <w:rPr>
          <w:rtl/>
        </w:rPr>
      </w:pPr>
      <w:del w:id="90201" w:author="Claude" w:date="2026-10-05T09:00:00Z">
        <w:r>
          <w:rPr>
            <w:rFonts w:hint="cs"/>
            <w:rtl/>
          </w:rPr>
          <w:delText xml:space="preserve">בכך, העותרת מבקשת בעתירתה, אפוא,</w:delText>
        </w:r>
      </w:del>
      <w:ins w:id="90202" w:author="Claude" w:date="2026-10-05T09:00:00Z">
        <w:r>
          <w:rPr>
            <w:rFonts w:hint="cs"/>
            <w:rtl/>
          </w:rPr>
          <w:t xml:space="preserve">העותרת מבקשת אפוא בעתירתה</w:t>
        </w:r>
      </w:ins>
      <w:r>
        <w:rPr>
          <w:rFonts w:hint="cs"/>
          <w:rtl/>
        </w:rPr>
        <w:t xml:space="preserve"> כי בית משפט נכבד זה ישמש כ</w:t>
      </w:r>
      <w:r>
        <w:rPr>
          <w:rFonts w:hint="eastAsia"/>
          <w:b/>
          <w:bCs/>
          <w:rtl/>
        </w:rPr>
        <w:t>ערכאת</w:t>
      </w:r>
      <w:r>
        <w:rPr>
          <w:b/>
          <w:bCs/>
          <w:rtl/>
        </w:rPr>
        <w:t xml:space="preserve"> ערעור </w:t>
      </w:r>
      <w:r>
        <w:rPr>
          <w:rFonts w:hint="cs"/>
          <w:b/>
          <w:bCs/>
          <w:rtl/>
        </w:rPr>
        <w:t>נוספת</w:t>
      </w:r>
      <w:r>
        <w:rPr>
          <w:b/>
          <w:bCs/>
          <w:rtl/>
        </w:rPr>
        <w:t xml:space="preserve"> </w:t>
      </w:r>
      <w:r>
        <w:rPr>
          <w:rFonts w:hint="cs"/>
          <w:rtl/>
        </w:rPr>
        <w:t xml:space="preserve">על פסיקתם של בתי הדין הרבניים בתיק רכושי שהתנהל בין </w:t>
      </w:r>
      <w:r>
        <w:rPr>
          <w:rFonts w:hint="eastAsia"/>
          <w:b/>
          <w:bCs/>
          <w:rtl/>
        </w:rPr>
        <w:t>צדדים</w:t>
      </w:r>
      <w:r>
        <w:rPr>
          <w:b/>
          <w:bCs/>
          <w:rtl/>
        </w:rPr>
        <w:t xml:space="preserve"> ספציפיים</w:t>
      </w:r>
      <w:r>
        <w:rPr>
          <w:rFonts w:hint="cs"/>
          <w:b/>
          <w:bCs/>
          <w:rtl/>
        </w:rPr>
        <w:t xml:space="preserve"> </w:t>
      </w:r>
      <w:r>
        <w:rPr>
          <w:rFonts w:hint="cs"/>
          <w:rtl/>
        </w:rPr>
        <w:t xml:space="preserve">וביחס לסוגיה אחת </w:t>
      </w:r>
      <w:r>
        <w:rPr>
          <w:rFonts w:hint="eastAsia"/>
          <w:b/>
          <w:bCs/>
          <w:rtl/>
        </w:rPr>
        <w:t>ספציפית</w:t>
      </w:r>
      <w:r>
        <w:rPr>
          <w:rFonts w:hint="cs"/>
          <w:rtl/>
        </w:rPr>
        <w:t xml:space="preserve"> שעניינה </w:t>
      </w:r>
      <w:r>
        <w:rPr>
          <w:rFonts w:eastAsia="David" w:hint="cs"/>
          <w:rtl/>
        </w:rPr>
        <w:t>בדירת המגורים של המשיב אשר בבעלות הקיבוץ</w:t>
      </w:r>
      <w:r>
        <w:rPr>
          <w:rFonts w:hint="cs"/>
          <w:rtl/>
        </w:rPr>
        <w:t xml:space="preserve">. </w:t>
      </w:r>
    </w:p>
    <w:p w14:paraId="183BE041" w14:textId="3BF0A3FE" w:rsidR="00383537" w:rsidRDefault="000517C3" w:rsidP="00FB3450">
      <w:pPr>
        <w:pStyle w:val="1"/>
        <w:numPr>
          <w:ilvl w:val="0"/>
          <w:numId w:val="0"/>
        </w:numPr>
        <w:spacing w:before="0"/>
        <w:ind w:left="424" w:right="0"/>
        <w:rPr>
          <w:rFonts w:eastAsia="David"/>
          <w:rtl/>
        </w:rPr>
      </w:pPr>
      <w:r>
        <w:rPr>
          <w:rFonts w:hint="cs"/>
          <w:rtl/>
        </w:rPr>
        <w:t xml:space="preserve">ויודגש, בבחינת למעלה מן הצורך, כי ההליכים בפני בתי הדין הרבניים התנהלו באופן ענייני וכללו </w:t>
      </w:r>
      <w:del w:id="90203" w:author="Claude" w:date="2026-10-05T09:00:00Z">
        <w:r>
          <w:rPr>
            <w:rFonts w:eastAsia="David" w:hint="cs"/>
            <w:b/>
            <w:bCs/>
            <w:rtl/>
          </w:rPr>
          <w:delText>5 דיונים</w:delText>
        </w:r>
      </w:del>
      <w:ins w:id="90204" w:author="Claude" w:date="2026-10-05T09:00:00Z">
        <w:r>
          <w:rPr>
            <w:rFonts w:eastAsia="David" w:hint="cs"/>
            <w:b/>
            <w:bCs/>
            <w:rtl/>
          </w:rPr>
          <w:t xml:space="preserve">חמישה דיונים</w:t>
        </w:r>
      </w:ins>
      <w:r>
        <w:rPr>
          <w:rFonts w:eastAsia="David" w:hint="cs"/>
          <w:rtl/>
        </w:rPr>
        <w:t xml:space="preserve"> ממושכים בבית הדין הרבני האזורי (מתוכם </w:t>
      </w:r>
      <w:del w:id="90205" w:author="Claude" w:date="2026-10-05T09:00:00Z">
        <w:r>
          <w:rPr>
            <w:rFonts w:eastAsia="David"/>
            <w:rtl/>
          </w:rPr>
          <w:delText xml:space="preserve">4 דיוני</w:delText>
        </w:r>
      </w:del>
      <w:ins w:id="90206" w:author="Claude" w:date="2026-10-05T09:00:00Z">
        <w:r>
          <w:rPr>
            <w:rFonts w:eastAsia="David"/>
            <w:rtl/>
          </w:rPr>
          <w:t xml:space="preserve">ארבעה דיוני</w:t>
        </w:r>
      </w:ins>
      <w:r>
        <w:rPr>
          <w:rFonts w:eastAsia="David"/>
          <w:rtl/>
        </w:rPr>
        <w:t xml:space="preserve"> הוכחות</w:t>
      </w:r>
      <w:r>
        <w:rPr>
          <w:rFonts w:eastAsia="David" w:hint="cs"/>
          <w:rtl/>
        </w:rPr>
        <w:t xml:space="preserve">) וכן </w:t>
      </w:r>
      <w:r>
        <w:rPr>
          <w:rFonts w:eastAsia="David" w:hint="eastAsia"/>
          <w:rtl/>
        </w:rPr>
        <w:t>דיון</w:t>
      </w:r>
      <w:r>
        <w:rPr>
          <w:rFonts w:eastAsia="David"/>
          <w:rtl/>
        </w:rPr>
        <w:t xml:space="preserve"> </w:t>
      </w:r>
      <w:r>
        <w:rPr>
          <w:rFonts w:eastAsia="David" w:hint="cs"/>
          <w:rtl/>
        </w:rPr>
        <w:t xml:space="preserve">ממושך בבית הדין הרבני הגדול בנושא הדירה (יתר הנושאים בערעור נדונו בדיון נפרד), כאשר בסופם ניתנו פסקי הדין מושא העתירה דנא. </w:t>
      </w:r>
    </w:p>
    <w:p w14:paraId="3E3B908E" w14:textId="77777777" w:rsidR="008820BA" w:rsidRDefault="008820BA" w:rsidP="004D7ECF">
      <w:pPr>
        <w:pStyle w:val="1"/>
        <w:numPr>
          <w:ilvl w:val="0"/>
          <w:numId w:val="0"/>
        </w:numPr>
        <w:spacing w:before="0"/>
        <w:ind w:left="425" w:right="0" w:hanging="425"/>
        <w:rPr>
          <w:rFonts w:eastAsia="David"/>
          <w:rtl/>
        </w:rPr>
      </w:pPr>
    </w:p>
    <w:p w14:paraId="49BBC7F6" w14:textId="3A10472A" w:rsidR="00444A3F" w:rsidRDefault="00571DB6" w:rsidP="004D7ECF">
      <w:pPr>
        <w:pStyle w:val="1"/>
        <w:numPr>
          <w:ilvl w:val="0"/>
          <w:numId w:val="0"/>
        </w:numPr>
        <w:spacing w:before="0"/>
        <w:ind w:left="425" w:right="0" w:hanging="425"/>
        <w:rPr>
          <w:rFonts w:eastAsia="David"/>
          <w:rtl/>
        </w:rPr>
      </w:pPr>
      <w:r>
        <w:rPr>
          <w:rFonts w:eastAsia="David" w:hint="cs"/>
          <w:rtl/>
        </w:rPr>
        <w:t>4.</w:t>
      </w:r>
      <w:r>
        <w:rPr>
          <w:rFonts w:eastAsia="David"/>
          <w:rtl/>
        </w:rPr>
        <w:tab/>
      </w:r>
      <w:r>
        <w:rPr>
          <w:rFonts w:eastAsia="David" w:hint="cs"/>
          <w:rtl/>
        </w:rPr>
        <w:t xml:space="preserve">משכך, בהתאם להלכה הפסוקה המפורטת לעיל, גם אם לדידה של העותרת בתי הדין </w:t>
      </w:r>
      <w:r>
        <w:rPr>
          <w:rFonts w:eastAsia="David" w:hint="eastAsia"/>
          <w:rtl/>
        </w:rPr>
        <w:t>שגו</w:t>
      </w:r>
      <w:r>
        <w:rPr>
          <w:rFonts w:eastAsia="David"/>
          <w:rtl/>
        </w:rPr>
        <w:t xml:space="preserve"> בפרשנותם או ביישום החוק</w:t>
      </w:r>
      <w:r>
        <w:rPr>
          <w:rFonts w:eastAsia="David" w:hint="cs"/>
          <w:rtl/>
        </w:rPr>
        <w:t xml:space="preserve">, בכך שלא העניקו לה שיתוף בזכויות הבעל בדירה בקיבוץ, הרי </w:t>
      </w:r>
      <w:r>
        <w:rPr>
          <w:rFonts w:eastAsia="David" w:hint="cs"/>
          <w:b/>
          <w:bCs/>
          <w:u w:val="single"/>
          <w:rtl/>
        </w:rPr>
        <w:t>שטעות ביישום</w:t>
      </w:r>
      <w:r>
        <w:rPr>
          <w:rFonts w:eastAsia="David"/>
          <w:b/>
          <w:bCs/>
          <w:u w:val="single"/>
          <w:rtl/>
        </w:rPr>
        <w:t xml:space="preserve"> הדין</w:t>
      </w:r>
      <w:r>
        <w:rPr>
          <w:rFonts w:eastAsia="David" w:hint="cs"/>
          <w:b/>
          <w:bCs/>
          <w:rtl/>
        </w:rPr>
        <w:t xml:space="preserve"> הינה </w:t>
      </w:r>
      <w:r>
        <w:rPr>
          <w:rFonts w:eastAsia="David" w:hint="cs"/>
          <w:b/>
          <w:bCs/>
          <w:u w:val="single"/>
          <w:rtl/>
        </w:rPr>
        <w:t xml:space="preserve">טענה ערעורית, ואינה מהווה עילה להתערבות</w:t>
      </w:r>
      <w:r>
        <w:rPr>
          <w:rFonts w:eastAsia="David" w:hint="cs"/>
          <w:b/>
          <w:bCs/>
          <w:rtl/>
        </w:rPr>
        <w:t xml:space="preserve"> בית המשפט הנכבד</w:t>
      </w:r>
      <w:r>
        <w:rPr>
          <w:rFonts w:eastAsia="David" w:hint="cs"/>
          <w:rtl/>
        </w:rPr>
        <w:t xml:space="preserve">. כידוע, כלל אי ההתערבות "</w:t>
      </w:r>
      <w:r>
        <w:rPr>
          <w:rFonts w:eastAsia="David" w:hint="cs"/>
          <w:b/>
          <w:bCs/>
          <w:rtl/>
        </w:rPr>
        <w:t xml:space="preserve">נגזר גם מכח </w:t>
      </w:r>
      <w:r>
        <w:rPr>
          <w:rFonts w:eastAsia="David" w:hint="cs"/>
          <w:b/>
          <w:bCs/>
          <w:u w:val="single"/>
          <w:rtl/>
        </w:rPr>
        <w:t>עקרון הכיבוד ההדדי בין הערכאות</w:t>
      </w:r>
      <w:r>
        <w:rPr>
          <w:rFonts w:eastAsia="David" w:hint="cs"/>
          <w:b/>
          <w:bCs/>
          <w:rtl/>
        </w:rPr>
        <w:t>. עקרון זה אינו רק עקרון נימוסי, אלא גם חיוני לצורך קיומה של מערכת שיפוטית תקינה בהתאם לעמדת המחוקק"</w:t>
      </w:r>
      <w:r>
        <w:rPr>
          <w:rFonts w:eastAsia="David" w:hint="cs"/>
          <w:rtl/>
        </w:rPr>
        <w:t xml:space="preserve"> (ע"א 2620/90 </w:t>
      </w:r>
      <w:r>
        <w:rPr>
          <w:rFonts w:eastAsia="David" w:hint="cs"/>
          <w:i/>
          <w:iCs/>
          <w:u w:val="single"/>
          <w:rtl/>
        </w:rPr>
        <w:t>ראש חודש נ' ראש חודש</w:t>
      </w:r>
      <w:r>
        <w:rPr>
          <w:rFonts w:eastAsia="David" w:hint="cs"/>
          <w:rtl/>
        </w:rPr>
        <w:t xml:space="preserve">, </w:t>
      </w:r>
      <w:del w:id="90128" w:author="Claude" w:date="2026-10-05T09:00:00Z">
        <w:r>
          <w:rPr>
            <w:rFonts w:eastAsia="David" w:hint="cs"/>
            <w:rtl/>
          </w:rPr>
          <w:delText xml:space="preserve">פד"י מ"ו(3) 205</w:delText>
        </w:r>
      </w:del>
      <w:ins w:id="90129" w:author="Claude" w:date="2026-10-05T09:00:00Z">
        <w:r>
          <w:rPr>
            <w:rFonts w:eastAsia="David" w:hint="cs"/>
            <w:rtl/>
          </w:rPr>
          <w:t xml:space="preserve">פ"ד מו(3) 205</w:t>
        </w:r>
      </w:ins>
      <w:r>
        <w:rPr>
          <w:rFonts w:eastAsia="David" w:hint="cs"/>
          <w:rtl/>
        </w:rPr>
        <w:t xml:space="preserve">). </w:t>
      </w:r>
    </w:p>
    <w:p w14:paraId="66012F99" w14:textId="77777777" w:rsidR="002C1D80" w:rsidRDefault="002C1D80" w:rsidP="004D7ECF">
      <w:pPr>
        <w:keepNext w:val="0"/>
        <w:rPr>
          <w:rFonts w:ascii="David" w:eastAsia="David" w:hAnsi="David"/>
          <w:u w:val="double"/>
          <w:shd w:val="clear" w:color="auto" w:fill="D9D9D9" w:themeFill="background1" w:themeFillShade="D9"/>
          <w:rtl/>
        </w:rPr>
      </w:pPr>
    </w:p>
    <w:p w14:paraId="4DC1F137" w14:textId="1E37581E" w:rsidR="00025D36" w:rsidRDefault="00025D36" w:rsidP="004D7ECF">
      <w:pPr>
        <w:keepNext w:val="0"/>
        <w:rPr>
          <w:rFonts w:ascii="David" w:eastAsia="David" w:hAnsi="David"/>
          <w:u w:val="double"/>
          <w:shd w:val="clear" w:color="auto" w:fill="D9D9D9" w:themeFill="background1" w:themeFillShade="D9"/>
          <w:rtl/>
        </w:rPr>
      </w:pPr>
      <w:r>
        <w:rPr>
          <w:rFonts w:ascii="David" w:eastAsia="David" w:hAnsi="David" w:hint="cs"/>
          <w:b/>
          <w:bCs/>
          <w:u w:val="double"/>
          <w:shd w:val="clear" w:color="auto" w:fill="D9D9D9" w:themeFill="background1" w:themeFillShade="D9"/>
          <w:rtl/>
        </w:rPr>
        <w:t>ג</w:t>
      </w:r>
      <w:r>
        <w:rPr>
          <w:rFonts w:ascii="David" w:eastAsia="David" w:hAnsi="David"/>
          <w:u w:val="double"/>
          <w:shd w:val="clear" w:color="auto" w:fill="D9D9D9" w:themeFill="background1" w:themeFillShade="D9"/>
          <w:rtl/>
        </w:rPr>
        <w:t>.</w:t>
      </w:r>
      <w:r>
        <w:rPr>
          <w:rFonts w:ascii="David" w:eastAsia="David" w:hAnsi="David" w:hint="cs"/>
          <w:u w:val="double"/>
          <w:shd w:val="clear" w:color="auto" w:fill="D9D9D9" w:themeFill="background1" w:themeFillShade="D9"/>
          <w:rtl/>
        </w:rPr>
        <w:t xml:space="preserve"> </w:t>
      </w:r>
      <w:del w:id="90173" w:author="Claude" w:date="2026-10-05T09:00:00Z">
        <w:r>
          <w:rPr>
            <w:rFonts w:ascii="David" w:eastAsia="David" w:hAnsi="David" w:hint="eastAsia"/>
            <w:u w:val="double"/>
            <w:shd w:val="clear" w:color="auto" w:fill="D9D9D9" w:themeFill="background1" w:themeFillShade="D9"/>
            <w:rtl/>
          </w:rPr>
          <w:delText>שאלת</w:delText>
        </w:r>
      </w:del>
      <w:del w:id="90174" w:author="Claude" w:date="2026-10-05T09:00:00Z">
        <w:r>
          <w:rPr>
            <w:rFonts w:ascii="David" w:eastAsia="David" w:hAnsi="David"/>
            <w:u w:val="double"/>
            <w:shd w:val="clear" w:color="auto" w:fill="D9D9D9" w:themeFill="background1" w:themeFillShade="D9"/>
            <w:rtl/>
          </w:rPr>
          <w:delText xml:space="preserve"> </w:delText>
        </w:r>
      </w:del>
      <w:del w:id="90175" w:author="Claude" w:date="2026-10-05T09:00:00Z">
        <w:r>
          <w:rPr>
            <w:rFonts w:ascii="David" w:eastAsia="David" w:hAnsi="David"/>
            <w:b/>
            <w:bCs/>
            <w:u w:val="double"/>
            <w:shd w:val="clear" w:color="auto" w:fill="D9D9D9" w:themeFill="background1" w:themeFillShade="D9"/>
            <w:rtl/>
          </w:rPr>
          <w:delText>שיתוף</w:delText>
        </w:r>
      </w:del>
      <w:del w:id="90176" w:author="Claude" w:date="2026-10-05T09:00:00Z">
        <w:r>
          <w:rPr>
            <w:rFonts w:ascii="David" w:eastAsia="David" w:hAnsi="David" w:hint="cs"/>
            <w:b/>
            <w:bCs/>
            <w:u w:val="double"/>
            <w:shd w:val="clear" w:color="auto" w:fill="D9D9D9" w:themeFill="background1" w:themeFillShade="D9"/>
            <w:rtl/>
          </w:rPr>
          <w:delText xml:space="preserve"> בנכס</w:delText>
        </w:r>
      </w:del>
      <w:del w:id="90177" w:author="Claude" w:date="2026-10-05T09:00:00Z">
        <w:r>
          <w:rPr>
            <w:rFonts w:ascii="David" w:eastAsia="David" w:hAnsi="David" w:hint="cs"/>
            <w:u w:val="double"/>
            <w:shd w:val="clear" w:color="auto" w:fill="D9D9D9" w:themeFill="background1" w:themeFillShade="D9"/>
            <w:rtl/>
          </w:rPr>
          <w:delText xml:space="preserve"> </w:delText>
        </w:r>
      </w:del>
      <w:del w:id="90178" w:author="Claude" w:date="2026-10-05T09:00:00Z">
        <w:r>
          <w:rPr>
            <w:rFonts w:ascii="David" w:eastAsia="David" w:hAnsi="David"/>
            <w:u w:val="double"/>
            <w:shd w:val="clear" w:color="auto" w:fill="D9D9D9" w:themeFill="background1" w:themeFillShade="D9"/>
            <w:rtl/>
          </w:rPr>
          <w:delText>–</w:delText>
        </w:r>
      </w:del>
      <w:del w:id="90179" w:author="Claude" w:date="2026-10-05T09:00:00Z">
        <w:r>
          <w:rPr>
            <w:rFonts w:ascii="David" w:eastAsia="David" w:hAnsi="David" w:hint="cs"/>
            <w:u w:val="double"/>
            <w:shd w:val="clear" w:color="auto" w:fill="D9D9D9" w:themeFill="background1" w:themeFillShade="D9"/>
            <w:rtl/>
          </w:rPr>
          <w:delText xml:space="preserve"> הינה טענה ערעורית</w:delText>
        </w:r>
      </w:del>
      <w:ins w:id="90180" w:author="Claude" w:date="2026-10-05T09:00:00Z">
        <w:r>
          <w:rPr>
            <w:rFonts w:ascii="David" w:eastAsia="David" w:hAnsi="David" w:hint="eastAsia"/>
            <w:u w:val="double"/>
            <w:shd w:val="clear" w:color="auto" w:fill="D9D9D9" w:themeFill="background1" w:themeFillShade="D9"/>
            <w:rtl/>
          </w:rPr>
          <w:t xml:space="preserve">הטענה לשיתוף בנכס היא טענה ערעורית</w:t>
        </w:r>
      </w:ins>
      <w:r>
        <w:rPr>
          <w:rFonts w:ascii="David" w:eastAsia="David" w:hAnsi="David" w:hint="cs"/>
          <w:u w:val="double"/>
          <w:shd w:val="clear" w:color="auto" w:fill="D9D9D9" w:themeFill="background1" w:themeFillShade="D9"/>
          <w:rtl/>
        </w:rPr>
        <w:t xml:space="preserve"> כנגד הכרעה </w:t>
      </w:r>
      <w:r>
        <w:rPr>
          <w:rFonts w:ascii="David" w:eastAsia="David" w:hAnsi="David" w:hint="cs"/>
          <w:b/>
          <w:bCs/>
          <w:u w:val="double"/>
          <w:shd w:val="clear" w:color="auto" w:fill="D9D9D9" w:themeFill="background1" w:themeFillShade="D9"/>
          <w:rtl/>
        </w:rPr>
        <w:t>עובדתית</w:t>
      </w:r>
      <w:r>
        <w:rPr>
          <w:rFonts w:ascii="David" w:eastAsia="David" w:hAnsi="David" w:hint="cs"/>
          <w:u w:val="double"/>
          <w:shd w:val="clear" w:color="auto" w:fill="D9D9D9" w:themeFill="background1" w:themeFillShade="D9"/>
          <w:rtl/>
        </w:rPr>
        <w:t xml:space="preserve"> המסורה לערכאה </w:t>
      </w:r>
      <w:r>
        <w:rPr>
          <w:rFonts w:ascii="David" w:eastAsia="David" w:hAnsi="David" w:hint="cs"/>
          <w:b/>
          <w:bCs/>
          <w:u w:val="double"/>
          <w:shd w:val="clear" w:color="auto" w:fill="D9D9D9" w:themeFill="background1" w:themeFillShade="D9"/>
          <w:rtl/>
        </w:rPr>
        <w:t>הדיונית</w:t>
      </w:r>
      <w:r>
        <w:rPr>
          <w:rFonts w:ascii="David" w:eastAsia="David" w:hAnsi="David" w:hint="cs"/>
          <w:u w:val="double"/>
          <w:shd w:val="clear" w:color="auto" w:fill="D9D9D9" w:themeFill="background1" w:themeFillShade="D9"/>
          <w:rtl/>
        </w:rPr>
        <w:t xml:space="preserve"> </w:t>
      </w:r>
    </w:p>
    <w:p w14:paraId="5F7071E3" w14:textId="72875B2E" w:rsidR="00B42CFD" w:rsidRDefault="00B42CFD" w:rsidP="004D7ECF">
      <w:pPr>
        <w:keepNext w:val="0"/>
        <w:rPr>
          <w:rFonts w:ascii="David" w:eastAsia="David" w:hAnsi="David"/>
          <w:u w:val="double"/>
          <w:shd w:val="clear" w:color="auto" w:fill="D9D9D9" w:themeFill="background1" w:themeFillShade="D9"/>
          <w:rtl/>
        </w:rPr>
      </w:pPr>
      <w:r>
        <w:rPr>
          <w:rFonts w:ascii="David" w:eastAsia="David" w:hAnsi="David" w:hint="cs"/>
          <w:u w:val="double"/>
          <w:shd w:val="clear" w:color="auto" w:fill="D9D9D9" w:themeFill="background1" w:themeFillShade="D9"/>
          <w:rtl/>
        </w:rPr>
        <w:t xml:space="preserve">ואינה מקימה עילה להתערבות בית המשפט הנכבד </w:t>
      </w:r>
    </w:p>
    <w:p w14:paraId="1F295018" w14:textId="0C74952F" w:rsidR="00536394" w:rsidRDefault="007B4560" w:rsidP="004D7ECF">
      <w:pPr>
        <w:pStyle w:val="1"/>
        <w:numPr>
          <w:ilvl w:val="0"/>
          <w:numId w:val="0"/>
        </w:numPr>
        <w:spacing w:before="0"/>
        <w:ind w:left="424" w:right="0" w:hanging="424"/>
        <w:rPr>
          <w:rFonts w:ascii="David" w:eastAsia="David" w:hAnsi="David"/>
          <w:rtl/>
        </w:rPr>
      </w:pPr>
      <w:r>
        <w:rPr>
          <w:rFonts w:ascii="David" w:eastAsia="David" w:hAnsi="David" w:hint="cs"/>
          <w:rtl/>
        </w:rPr>
        <w:t>5.</w:t>
      </w:r>
      <w:r>
        <w:rPr>
          <w:rFonts w:ascii="David" w:eastAsia="David" w:hAnsi="David"/>
          <w:rtl/>
        </w:rPr>
        <w:tab/>
      </w:r>
      <w:r>
        <w:rPr>
          <w:rFonts w:ascii="David" w:eastAsia="David" w:hAnsi="David" w:hint="cs"/>
          <w:rtl/>
        </w:rPr>
        <w:t xml:space="preserve">בנוסף לאמור לעיל, </w:t>
      </w:r>
      <w:r>
        <w:rPr>
          <w:rFonts w:ascii="David" w:eastAsia="David" w:hAnsi="David" w:hint="eastAsia"/>
          <w:rtl/>
        </w:rPr>
        <w:t>נקבע</w:t>
      </w:r>
      <w:r>
        <w:rPr>
          <w:rFonts w:ascii="David" w:eastAsia="David" w:hAnsi="David"/>
          <w:rtl/>
        </w:rPr>
        <w:t xml:space="preserve"> בפסיקה </w:t>
      </w:r>
      <w:r>
        <w:rPr>
          <w:rFonts w:ascii="David" w:eastAsia="David" w:hAnsi="David" w:hint="eastAsia"/>
          <w:b/>
          <w:bCs/>
          <w:rtl/>
        </w:rPr>
        <w:t>כי</w:t>
      </w:r>
      <w:r>
        <w:rPr>
          <w:rFonts w:ascii="David" w:eastAsia="David" w:hAnsi="David"/>
          <w:b/>
          <w:bCs/>
          <w:rtl/>
        </w:rPr>
        <w:t xml:space="preserve"> השאלה אם קיים שיתוף בנכס מסוים היא שאלה עובדתית תלוית נסיבות המסורה לערכאה הדיונית</w:t>
      </w:r>
      <w:r>
        <w:rPr>
          <w:rFonts w:ascii="David" w:eastAsia="David" w:hAnsi="David" w:hint="cs"/>
          <w:b/>
          <w:bCs/>
          <w:rtl/>
        </w:rPr>
        <w:t>:</w:t>
      </w:r>
      <w:r>
        <w:rPr>
          <w:rFonts w:ascii="David" w:eastAsia="David" w:hAnsi="David" w:hint="cs"/>
          <w:rtl/>
        </w:rPr>
        <w:t xml:space="preserve"> "</w:t>
      </w:r>
      <w:r>
        <w:rPr>
          <w:rFonts w:ascii="David" w:eastAsia="David" w:hAnsi="David" w:hint="eastAsia"/>
          <w:rtl/>
        </w:rPr>
        <w:t>עיון</w:t>
      </w:r>
      <w:r>
        <w:rPr>
          <w:rFonts w:ascii="David" w:eastAsia="David" w:hAnsi="David"/>
          <w:rtl/>
        </w:rPr>
        <w:t xml:space="preserve"> בפסקי הדין של בתי הדין הרבניים בענייננו מעלה כי בניגוד לתמונה שמציג העותר בעתירתו, בתי הדין החילו במסגרתם את הדין האזרחי על נסיבות המקרה, והגיעו למסקנה אליה הגיעו על בסיסו. כפי שנפסק בעבר </w:t>
      </w:r>
      <w:del w:id="90134" w:author="Claude" w:date="2026-10-05T09:00:00Z">
        <w:r>
          <w:rPr>
            <w:rFonts w:ascii="David" w:eastAsia="David" w:hAnsi="David"/>
            <w:u w:val="single"/>
            <w:rtl/>
          </w:rPr>
          <w:delText xml:space="preserve">'השאלה</w:delText>
        </w:r>
      </w:del>
      <w:ins w:id="90135" w:author="Claude" w:date="2026-10-05T09:00:00Z">
        <w:r>
          <w:rPr>
            <w:rFonts w:ascii="David" w:eastAsia="David" w:hAnsi="David"/>
            <w:u w:val="single"/>
            <w:rtl/>
          </w:rPr>
          <w:t xml:space="preserve">השאלה</w:t>
        </w:r>
      </w:ins>
      <w:r>
        <w:rPr>
          <w:rFonts w:ascii="David" w:eastAsia="David" w:hAnsi="David"/>
          <w:u w:val="single"/>
          <w:rtl/>
        </w:rPr>
        <w:t xml:space="preserve"> אם קיים שיתוף בנכס מסויים היא 'שאלה עובדתית תלוית נסיבות</w:t>
      </w:r>
      <w:r>
        <w:rPr>
          <w:rFonts w:ascii="David" w:eastAsia="David" w:hAnsi="David"/>
          <w:rtl/>
        </w:rPr>
        <w:t xml:space="preserve">, </w:t>
      </w:r>
      <w:r>
        <w:rPr>
          <w:rFonts w:ascii="David" w:eastAsia="David" w:hAnsi="David" w:hint="eastAsia"/>
          <w:u w:val="single"/>
          <w:rtl/>
        </w:rPr>
        <w:t>אשר</w:t>
      </w:r>
      <w:r>
        <w:rPr>
          <w:rFonts w:ascii="David" w:eastAsia="David" w:hAnsi="David"/>
          <w:u w:val="single"/>
          <w:rtl/>
        </w:rPr>
        <w:t xml:space="preserve"> ההכרעה בה נתונה לערכאה הדיונית</w:t>
      </w:r>
      <w:r>
        <w:rPr>
          <w:rFonts w:ascii="David" w:eastAsia="David" w:hAnsi="David"/>
          <w:rtl/>
        </w:rPr>
        <w:t xml:space="preserve">', </w:t>
      </w:r>
      <w:del w:id="90322" w:author="Claude" w:date="2026-10-05T09:00:00Z">
        <w:r>
          <w:rPr>
            <w:rFonts w:ascii="David" w:eastAsia="David" w:hAnsi="David"/>
            <w:rtl/>
          </w:rPr>
          <w:delText xml:space="preserve"> </w:delText>
        </w:r>
      </w:del>
      <w:r>
        <w:rPr>
          <w:rFonts w:ascii="David" w:eastAsia="David" w:hAnsi="David"/>
          <w:rtl/>
        </w:rPr>
        <w:t xml:space="preserve">ואכן בית הדין האזורי קבע </w:t>
      </w:r>
      <w:r>
        <w:rPr>
          <w:rFonts w:ascii="David" w:eastAsia="David" w:hAnsi="David" w:hint="eastAsia"/>
          <w:u w:val="single"/>
          <w:rtl/>
        </w:rPr>
        <w:t>ממצאים</w:t>
      </w:r>
      <w:r>
        <w:rPr>
          <w:rFonts w:ascii="David" w:eastAsia="David" w:hAnsi="David"/>
          <w:u w:val="single"/>
          <w:rtl/>
        </w:rPr>
        <w:t xml:space="preserve"> עובדתיים רלוונטיים על פי הראיות</w:t>
      </w:r>
      <w:r>
        <w:rPr>
          <w:rFonts w:ascii="David" w:eastAsia="David" w:hAnsi="David"/>
          <w:rtl/>
        </w:rPr>
        <w:t xml:space="preserve"> שהגישו העותר והמשיבה בהליך שהתנהל בפניו...</w:t>
      </w:r>
      <w:r>
        <w:rPr>
          <w:rFonts w:ascii="David" w:eastAsia="David" w:hAnsi="David" w:hint="eastAsia"/>
          <w:u w:val="single"/>
          <w:rtl/>
        </w:rPr>
        <w:t>ולאור</w:t>
      </w:r>
      <w:r>
        <w:rPr>
          <w:rFonts w:ascii="David" w:eastAsia="David" w:hAnsi="David"/>
          <w:u w:val="single"/>
          <w:rtl/>
        </w:rPr>
        <w:t xml:space="preserve"> ממצאים אלו ובהסתמך על חוק יחסי ממון...ועל הכללים והעקרונות שנקבעו בפסיקה בסוגיית השיתוף, דחה, ובעקבותיו אף בית הדין הגדול, את טענות העותר לזכויות בדירה</w:t>
      </w:r>
      <w:r>
        <w:rPr>
          <w:rFonts w:ascii="David" w:eastAsia="David" w:hAnsi="David"/>
          <w:rtl/>
        </w:rPr>
        <w:t xml:space="preserve">. במצב דברים זה טענותיו של העותר הן </w:t>
      </w:r>
      <w:r>
        <w:rPr>
          <w:rFonts w:ascii="David" w:eastAsia="David" w:hAnsi="David" w:hint="eastAsia"/>
          <w:u w:val="single"/>
          <w:rtl/>
        </w:rPr>
        <w:t>טענות</w:t>
      </w:r>
      <w:r>
        <w:rPr>
          <w:rFonts w:ascii="David" w:eastAsia="David" w:hAnsi="David"/>
          <w:u w:val="single"/>
          <w:rtl/>
        </w:rPr>
        <w:t xml:space="preserve"> ערעוריות</w:t>
      </w:r>
      <w:r>
        <w:rPr>
          <w:rFonts w:ascii="David" w:eastAsia="David" w:hAnsi="David"/>
          <w:rtl/>
        </w:rPr>
        <w:t xml:space="preserve"> </w:t>
      </w:r>
      <w:r>
        <w:rPr>
          <w:rFonts w:ascii="David" w:eastAsia="David" w:hAnsi="David" w:hint="eastAsia"/>
          <w:u w:val="single"/>
          <w:rtl/>
        </w:rPr>
        <w:t>מובהקות</w:t>
      </w:r>
      <w:r>
        <w:rPr>
          <w:rFonts w:ascii="David" w:eastAsia="David" w:hAnsi="David"/>
          <w:rtl/>
        </w:rPr>
        <w:t xml:space="preserve">, ובהינתן מסגרת ההתערבות המצומצמת שתוארה לעיל, </w:t>
      </w:r>
      <w:r>
        <w:rPr>
          <w:rFonts w:ascii="David" w:eastAsia="David" w:hAnsi="David" w:hint="eastAsia"/>
          <w:u w:val="single"/>
          <w:rtl/>
        </w:rPr>
        <w:t>אין</w:t>
      </w:r>
      <w:r>
        <w:rPr>
          <w:rFonts w:ascii="David" w:eastAsia="David" w:hAnsi="David"/>
          <w:u w:val="single"/>
          <w:rtl/>
        </w:rPr>
        <w:t xml:space="preserve"> בה</w:t>
      </w:r>
      <w:r>
        <w:rPr>
          <w:rFonts w:ascii="David" w:eastAsia="David" w:hAnsi="David"/>
          <w:rtl/>
        </w:rPr>
        <w:t xml:space="preserve"> כדי להצדיק בחינת הכרעות בתי הדין הרבניים </w:t>
      </w:r>
      <w:r>
        <w:rPr>
          <w:rFonts w:ascii="David" w:eastAsia="David" w:hAnsi="David" w:hint="eastAsia"/>
          <w:rtl/>
        </w:rPr>
        <w:t>לגופן</w:t>
      </w:r>
      <w:r>
        <w:rPr>
          <w:rFonts w:ascii="David" w:eastAsia="David" w:hAnsi="David"/>
          <w:rtl/>
        </w:rPr>
        <w:t xml:space="preserve">...</w:t>
      </w:r>
      <w:del w:id="90136" w:author="Claude" w:date="2026-10-05T09:00:00Z">
        <w:r>
          <w:rPr>
            <w:rFonts w:ascii="David" w:eastAsia="David" w:hAnsi="David"/>
            <w:rtl/>
          </w:rPr>
          <w:delText xml:space="preserve">"</w:delText>
        </w:r>
      </w:del>
      <w:del w:id="90137" w:author="Claude" w:date="2026-10-05T09:00:00Z">
        <w:r>
          <w:rPr>
            <w:rFonts w:ascii="David" w:eastAsia="David" w:hAnsi="David" w:hint="cs"/>
            <w:rtl/>
          </w:rPr>
          <w:delText xml:space="preserve">. (</w:delText>
        </w:r>
      </w:del>
      <w:del w:id="90138" w:author="Claude" w:date="2026-10-05T09:00:00Z">
        <w:r>
          <w:rPr>
            <w:rFonts w:ascii="David" w:eastAsia="David" w:hAnsi="David" w:hint="eastAsia"/>
            <w:rtl/>
          </w:rPr>
          <w:delText>בג</w:delText>
        </w:r>
      </w:del>
      <w:del w:id="90139" w:author="Claude" w:date="2026-10-05T09:00:00Z">
        <w:r>
          <w:rPr>
            <w:rFonts w:ascii="David" w:eastAsia="David" w:hAnsi="David"/>
            <w:rtl/>
          </w:rPr>
          <w:delText>"צ 73527-11-24</w:delText>
        </w:r>
      </w:del>
      <w:del w:id="90140" w:author="Claude" w:date="2026-10-05T09:00:00Z">
        <w:r>
          <w:rPr>
            <w:rFonts w:ascii="David" w:eastAsia="David" w:hAnsi="David" w:hint="cs"/>
            <w:rtl/>
          </w:rPr>
          <w:delText>)</w:delText>
        </w:r>
      </w:del>
      <w:ins w:id="90141" w:author="Claude" w:date="2026-10-05T09:00:00Z">
        <w:r>
          <w:rPr>
            <w:rFonts w:ascii="David" w:eastAsia="David" w:hAnsi="David"/>
            <w:rtl/>
          </w:rPr>
          <w:t xml:space="preserve">" (בג"צ 73527-11-24</w:t>
        </w:r>
      </w:ins>
      <w:ins w:id="90142" w:author="Claude" w:date="2026-10-05T09:00:00Z">
        <w:r>
          <w:rPr>
            <w:rFonts w:ascii="David" w:eastAsia="David" w:hAnsi="David"/>
            <w:highlight w:val="yellow"/>
            <w:rtl/>
          </w:rPr>
          <w:t xml:space="preserve"> [פרטי הפניה מלאים]</w:t>
        </w:r>
      </w:ins>
      <w:ins w:id="90143" w:author="Claude" w:date="2026-10-05T09:00:00Z">
        <w:r>
          <w:rPr>
            <w:rFonts w:ascii="David" w:eastAsia="David" w:hAnsi="David"/>
            <w:highlight w:val="yellow"/>
            <w:rtl/>
          </w:rPr>
          <w:t xml:space="preserve">).</w:t>
        </w:r>
      </w:ins>
    </w:p>
    <w:p w14:paraId="5FB01B97" w14:textId="77777777" w:rsidR="00040A6B" w:rsidRPr="00040A6B" w:rsidRDefault="00040A6B" w:rsidP="004D7ECF">
      <w:pPr>
        <w:pStyle w:val="a0"/>
        <w:keepNext w:val="0"/>
        <w:rPr>
          <w:rFonts w:eastAsia="David"/>
          <w:rtl/>
        </w:rPr>
      </w:pPr>
    </w:p>
    <w:p w14:paraId="1475221B" w14:textId="6F110F11" w:rsidR="00CA3DD2" w:rsidRDefault="007B4560" w:rsidP="004D7ECF">
      <w:pPr>
        <w:pStyle w:val="1"/>
        <w:numPr>
          <w:ilvl w:val="0"/>
          <w:numId w:val="0"/>
        </w:numPr>
        <w:spacing w:before="0"/>
        <w:ind w:left="424" w:right="0" w:hanging="424"/>
        <w:rPr>
          <w:rFonts w:ascii="David" w:eastAsia="David" w:hAnsi="David"/>
          <w:rtl/>
        </w:rPr>
      </w:pPr>
      <w:r>
        <w:rPr>
          <w:rFonts w:ascii="David" w:eastAsia="David" w:hAnsi="David" w:hint="cs"/>
          <w:rtl/>
        </w:rPr>
        <w:t>6.</w:t>
      </w:r>
      <w:r>
        <w:rPr>
          <w:rFonts w:ascii="David" w:eastAsia="David" w:hAnsi="David"/>
          <w:rtl/>
        </w:rPr>
        <w:tab/>
      </w:r>
      <w:r>
        <w:rPr>
          <w:rFonts w:ascii="David" w:eastAsia="David" w:hAnsi="David" w:hint="cs"/>
          <w:rtl/>
        </w:rPr>
        <w:t xml:space="preserve">ואכן, ביישום הדברים לענייננו, כפי שעולה מעיון בעתירה עצמה, </w:t>
      </w:r>
      <w:r>
        <w:rPr>
          <w:rFonts w:ascii="David" w:eastAsia="David" w:hAnsi="David" w:hint="cs"/>
          <w:b/>
          <w:bCs/>
          <w:rtl/>
        </w:rPr>
        <w:t>כל הטענות</w:t>
      </w:r>
      <w:r>
        <w:rPr>
          <w:rFonts w:ascii="David" w:eastAsia="David" w:hAnsi="David" w:hint="cs"/>
          <w:rtl/>
        </w:rPr>
        <w:t xml:space="preserve"> שמעלה העותרת כנגד פסקי הדין (שאלת </w:t>
      </w:r>
      <w:r>
        <w:rPr>
          <w:rFonts w:ascii="David" w:eastAsia="David" w:hAnsi="David" w:hint="cs"/>
          <w:u w:val="single"/>
          <w:rtl/>
        </w:rPr>
        <w:t>מקור</w:t>
      </w:r>
      <w:r>
        <w:rPr>
          <w:rFonts w:ascii="David" w:eastAsia="David" w:hAnsi="David"/>
          <w:u w:val="single"/>
          <w:rtl/>
        </w:rPr>
        <w:t xml:space="preserve"> הזכויות</w:t>
      </w:r>
      <w:r>
        <w:rPr>
          <w:rFonts w:ascii="David" w:eastAsia="David" w:hAnsi="David" w:hint="cs"/>
          <w:rtl/>
        </w:rPr>
        <w:t xml:space="preserve"> בדירה בקיבוץ; </w:t>
      </w:r>
      <w:r>
        <w:rPr>
          <w:rFonts w:ascii="David" w:eastAsia="David" w:hAnsi="David" w:hint="cs"/>
          <w:u w:val="single"/>
          <w:rtl/>
        </w:rPr>
        <w:t xml:space="preserve">אילו כספים</w:t>
      </w:r>
      <w:r>
        <w:rPr>
          <w:rFonts w:ascii="David" w:eastAsia="David" w:hAnsi="David" w:hint="cs"/>
          <w:rtl/>
        </w:rPr>
        <w:t xml:space="preserve"> הושקעו ושל מי; </w:t>
      </w:r>
      <w:r>
        <w:rPr>
          <w:rFonts w:ascii="David" w:eastAsia="David" w:hAnsi="David" w:hint="cs"/>
          <w:u w:val="single"/>
          <w:rtl/>
        </w:rPr>
        <w:t>כוונת הצדדים</w:t>
      </w:r>
      <w:r>
        <w:rPr>
          <w:rFonts w:ascii="David" w:eastAsia="David" w:hAnsi="David" w:hint="cs"/>
          <w:rtl/>
        </w:rPr>
        <w:t xml:space="preserve"> לגבי הזכויות וכיוצ"ב), ללא יוצא מן הכלל, </w:t>
      </w:r>
      <w:del w:id="90207" w:author="Claude" w:date="2026-10-05T09:00:00Z">
        <w:r>
          <w:rPr>
            <w:rFonts w:ascii="David" w:eastAsia="David" w:hAnsi="David" w:hint="eastAsia"/>
            <w:b/>
            <w:bCs/>
            <w:rtl/>
          </w:rPr>
          <w:delText>הינן</w:delText>
        </w:r>
      </w:del>
      <w:del w:id="90208" w:author="Claude" w:date="2026-10-05T09:00:00Z">
        <w:r>
          <w:rPr>
            <w:rFonts w:ascii="David" w:eastAsia="David" w:hAnsi="David"/>
            <w:b/>
            <w:bCs/>
            <w:rtl/>
          </w:rPr>
          <w:delText xml:space="preserve"> כולן</w:delText>
        </w:r>
      </w:del>
      <w:ins w:id="90209" w:author="Claude" w:date="2026-10-05T09:00:00Z">
        <w:r>
          <w:rPr>
            <w:rFonts w:ascii="David" w:eastAsia="David" w:hAnsi="David" w:hint="eastAsia"/>
            <w:b/>
            <w:bCs/>
            <w:rtl/>
          </w:rPr>
          <w:t xml:space="preserve">הן</w:t>
        </w:r>
      </w:ins>
      <w:r>
        <w:rPr>
          <w:rFonts w:ascii="David" w:eastAsia="David" w:hAnsi="David"/>
          <w:b/>
          <w:bCs/>
          <w:rtl/>
        </w:rPr>
        <w:t xml:space="preserve"> טענות</w:t>
      </w:r>
      <w:r>
        <w:rPr>
          <w:rFonts w:ascii="David" w:eastAsia="David" w:hAnsi="David"/>
          <w:rtl/>
        </w:rPr>
        <w:t xml:space="preserve"> </w:t>
      </w:r>
      <w:r>
        <w:rPr>
          <w:rFonts w:ascii="David" w:eastAsia="David" w:hAnsi="David" w:hint="eastAsia"/>
          <w:b/>
          <w:bCs/>
          <w:rtl/>
        </w:rPr>
        <w:t>ערעוריות</w:t>
      </w:r>
      <w:r>
        <w:rPr>
          <w:rFonts w:ascii="David" w:eastAsia="David" w:hAnsi="David"/>
          <w:rtl/>
        </w:rPr>
        <w:t xml:space="preserve">, </w:t>
      </w:r>
      <w:r>
        <w:rPr>
          <w:rFonts w:ascii="David" w:eastAsia="David" w:hAnsi="David" w:hint="eastAsia"/>
          <w:b/>
          <w:bCs/>
          <w:rtl/>
        </w:rPr>
        <w:t>המצויות</w:t>
      </w:r>
      <w:r>
        <w:rPr>
          <w:rFonts w:ascii="David" w:eastAsia="David" w:hAnsi="David"/>
          <w:rtl/>
        </w:rPr>
        <w:t xml:space="preserve"> </w:t>
      </w:r>
      <w:r>
        <w:rPr>
          <w:rFonts w:ascii="David" w:eastAsia="David" w:hAnsi="David" w:hint="eastAsia"/>
          <w:b/>
          <w:bCs/>
          <w:rtl/>
        </w:rPr>
        <w:t>ב</w:t>
      </w:r>
      <w:r>
        <w:rPr>
          <w:rFonts w:ascii="David" w:eastAsia="David" w:hAnsi="David"/>
          <w:b/>
          <w:bCs/>
          <w:rtl/>
        </w:rPr>
        <w:t>-"ליבת" שיקול הדעת</w:t>
      </w:r>
      <w:r>
        <w:rPr>
          <w:rFonts w:ascii="David" w:eastAsia="David" w:hAnsi="David"/>
          <w:rtl/>
        </w:rPr>
        <w:t xml:space="preserve"> </w:t>
      </w:r>
      <w:r>
        <w:rPr>
          <w:rFonts w:ascii="David" w:eastAsia="David" w:hAnsi="David" w:hint="eastAsia"/>
          <w:b/>
          <w:bCs/>
          <w:rtl/>
        </w:rPr>
        <w:t>של</w:t>
      </w:r>
      <w:r>
        <w:rPr>
          <w:rFonts w:ascii="David" w:eastAsia="David" w:hAnsi="David"/>
          <w:b/>
          <w:bCs/>
          <w:rtl/>
        </w:rPr>
        <w:t xml:space="preserve"> הערכאה הדיונית</w:t>
      </w:r>
      <w:r>
        <w:rPr>
          <w:rFonts w:ascii="David" w:eastAsia="David" w:hAnsi="David"/>
          <w:rtl/>
        </w:rPr>
        <w:t xml:space="preserve"> ששמעה את העדויות, </w:t>
      </w:r>
      <w:r>
        <w:rPr>
          <w:rFonts w:ascii="David" w:eastAsia="David" w:hAnsi="David" w:hint="eastAsia"/>
          <w:rtl/>
        </w:rPr>
        <w:t>ומשכך</w:t>
      </w:r>
      <w:r>
        <w:rPr>
          <w:rFonts w:ascii="David" w:eastAsia="David" w:hAnsi="David"/>
          <w:rtl/>
        </w:rPr>
        <w:t xml:space="preserve"> טענות ממין זה </w:t>
      </w:r>
      <w:r>
        <w:rPr>
          <w:rFonts w:ascii="David" w:eastAsia="David" w:hAnsi="David" w:hint="eastAsia"/>
          <w:rtl/>
        </w:rPr>
        <w:t>אינן</w:t>
      </w:r>
      <w:r>
        <w:rPr>
          <w:rFonts w:ascii="David" w:eastAsia="David" w:hAnsi="David"/>
          <w:rtl/>
        </w:rPr>
        <w:t xml:space="preserve"> מקימות עילה ל</w:t>
      </w:r>
      <w:r>
        <w:rPr>
          <w:rFonts w:ascii="David" w:eastAsia="David" w:hAnsi="David" w:hint="eastAsia"/>
          <w:rtl/>
        </w:rPr>
        <w:t>התערבות</w:t>
      </w:r>
      <w:r>
        <w:rPr>
          <w:rFonts w:ascii="David" w:eastAsia="David" w:hAnsi="David"/>
          <w:rtl/>
        </w:rPr>
        <w:t xml:space="preserve"> של </w:t>
      </w:r>
      <w:r>
        <w:rPr>
          <w:rFonts w:ascii="David" w:eastAsia="David" w:hAnsi="David" w:hint="eastAsia"/>
          <w:rtl/>
        </w:rPr>
        <w:t>בית</w:t>
      </w:r>
      <w:r>
        <w:rPr>
          <w:rFonts w:ascii="David" w:eastAsia="David" w:hAnsi="David"/>
          <w:rtl/>
        </w:rPr>
        <w:t xml:space="preserve"> המשפט הנכבד</w:t>
      </w:r>
      <w:r>
        <w:rPr>
          <w:rFonts w:ascii="David" w:eastAsia="David" w:hAnsi="David" w:hint="cs"/>
          <w:rtl/>
        </w:rPr>
        <w:t xml:space="preserve">. </w:t>
      </w:r>
    </w:p>
    <w:p w14:paraId="4185A090" w14:textId="77777777" w:rsidR="00040A6B" w:rsidRPr="00040A6B" w:rsidRDefault="00040A6B" w:rsidP="004D7ECF">
      <w:pPr>
        <w:pStyle w:val="a0"/>
        <w:keepNext w:val="0"/>
        <w:rPr>
          <w:rFonts w:eastAsia="David"/>
          <w:rtl/>
        </w:rPr>
      </w:pPr>
    </w:p>
    <w:p w14:paraId="4E3BC130" w14:textId="65FEF9A2" w:rsidR="00040A6B" w:rsidRDefault="007B4560" w:rsidP="004D7ECF">
      <w:pPr>
        <w:pStyle w:val="1"/>
        <w:numPr>
          <w:ilvl w:val="0"/>
          <w:numId w:val="0"/>
        </w:numPr>
        <w:spacing w:before="0"/>
        <w:ind w:left="424" w:right="0" w:hanging="424"/>
        <w:rPr>
          <w:rFonts w:ascii="David" w:eastAsia="David" w:hAnsi="David"/>
          <w:rtl/>
        </w:rPr>
      </w:pPr>
      <w:r>
        <w:rPr>
          <w:rFonts w:ascii="David" w:eastAsia="David" w:hAnsi="David" w:hint="cs"/>
          <w:rtl/>
        </w:rPr>
        <w:t>7.</w:t>
      </w:r>
      <w:r>
        <w:rPr>
          <w:rFonts w:ascii="David" w:eastAsia="David" w:hAnsi="David"/>
          <w:rtl/>
        </w:rPr>
        <w:tab/>
      </w:r>
      <w:r>
        <w:rPr>
          <w:rFonts w:ascii="David" w:eastAsia="David" w:hAnsi="David" w:hint="cs"/>
          <w:rtl/>
        </w:rPr>
        <w:t xml:space="preserve">ודוק, כעולה מפסקי הדין מושא העתירה, בתי הדין הרבניים, בשתי הערכאות, קבעו כי זכויות הבעל בדירה בקיבוץ (כמו זכויות העותרת </w:t>
      </w:r>
      <w:r>
        <w:rPr>
          <w:rFonts w:ascii="David" w:eastAsia="David" w:hAnsi="David" w:hint="cs"/>
          <w:b/>
          <w:bCs/>
          <w:rtl/>
        </w:rPr>
        <w:t>בדירתה</w:t>
      </w:r>
      <w:r>
        <w:rPr>
          <w:rFonts w:ascii="David" w:eastAsia="David" w:hAnsi="David" w:hint="cs"/>
          <w:rtl/>
        </w:rPr>
        <w:t xml:space="preserve">) נופלות בגדר </w:t>
      </w:r>
      <w:r>
        <w:rPr>
          <w:rFonts w:ascii="David" w:eastAsia="David" w:hAnsi="David" w:hint="eastAsia"/>
          <w:rtl/>
        </w:rPr>
        <w:t>סעיף</w:t>
      </w:r>
      <w:r>
        <w:rPr>
          <w:rFonts w:ascii="David" w:eastAsia="David" w:hAnsi="David"/>
          <w:rtl/>
        </w:rPr>
        <w:t xml:space="preserve"> 5(א)(1) לחוק</w:t>
      </w:r>
      <w:r>
        <w:rPr>
          <w:rFonts w:ascii="David" w:eastAsia="David" w:hAnsi="David" w:hint="cs"/>
          <w:rtl/>
        </w:rPr>
        <w:t xml:space="preserve"> יחסי ממון, וזאת לאחר </w:t>
      </w:r>
      <w:r>
        <w:rPr>
          <w:rFonts w:ascii="David" w:eastAsia="David" w:hAnsi="David" w:hint="eastAsia"/>
          <w:rtl/>
        </w:rPr>
        <w:t>יישום</w:t>
      </w:r>
      <w:r>
        <w:rPr>
          <w:rFonts w:ascii="David" w:eastAsia="David" w:hAnsi="David"/>
          <w:rtl/>
        </w:rPr>
        <w:t xml:space="preserve"> חוק יחסי ממון</w:t>
      </w:r>
      <w:r>
        <w:rPr>
          <w:rFonts w:ascii="David" w:eastAsia="David" w:hAnsi="David" w:hint="cs"/>
          <w:rtl/>
        </w:rPr>
        <w:t xml:space="preserve">, </w:t>
      </w:r>
      <w:del w:id="90323" w:author="Claude" w:date="2026-10-05T09:00:00Z">
        <w:r>
          <w:rPr>
            <w:rFonts w:ascii="David" w:eastAsia="David" w:hAnsi="David" w:hint="cs"/>
            <w:rtl/>
          </w:rPr>
          <w:delText xml:space="preserve"> </w:delText>
        </w:r>
      </w:del>
      <w:r>
        <w:rPr>
          <w:rFonts w:ascii="David" w:eastAsia="David" w:hAnsi="David" w:hint="cs"/>
          <w:rtl/>
        </w:rPr>
        <w:t xml:space="preserve">ואף לאחר דיון</w:t>
      </w:r>
      <w:r>
        <w:rPr>
          <w:rFonts w:ascii="David" w:eastAsia="David" w:hAnsi="David"/>
          <w:rtl/>
        </w:rPr>
        <w:t xml:space="preserve"> בטענות </w:t>
      </w:r>
      <w:del w:id="90312" w:author="Claude" w:date="2026-10-05T09:00:00Z">
        <w:r>
          <w:rPr>
            <w:rFonts w:ascii="David" w:eastAsia="David" w:hAnsi="David"/>
            <w:rtl/>
          </w:rPr>
          <w:delText xml:space="preserve">מכח</w:delText>
        </w:r>
      </w:del>
      <w:ins w:id="90313" w:author="Claude" w:date="2026-10-05T09:00:00Z">
        <w:r>
          <w:rPr>
            <w:rFonts w:ascii="David" w:eastAsia="David" w:hAnsi="David"/>
            <w:rtl/>
          </w:rPr>
          <w:t xml:space="preserve">מכוח</w:t>
        </w:r>
      </w:ins>
      <w:r>
        <w:rPr>
          <w:rFonts w:ascii="David" w:eastAsia="David" w:hAnsi="David"/>
          <w:rtl/>
        </w:rPr>
        <w:t xml:space="preserve"> דוקטרינת השיתוף הספציפי</w:t>
      </w:r>
      <w:r>
        <w:rPr>
          <w:rFonts w:ascii="David" w:eastAsia="David" w:hAnsi="David" w:hint="cs"/>
          <w:rtl/>
        </w:rPr>
        <w:t xml:space="preserve">. במסגרת זו, בתי הדין </w:t>
      </w:r>
      <w:del w:id="90210" w:author="Claude" w:date="2026-10-05T09:00:00Z">
        <w:r>
          <w:rPr>
            <w:rFonts w:ascii="David" w:eastAsia="David" w:hAnsi="David" w:hint="cs"/>
            <w:b/>
            <w:bCs/>
            <w:rtl/>
          </w:rPr>
          <w:delText xml:space="preserve">בחנו ושמעו</w:delText>
        </w:r>
      </w:del>
      <w:ins w:id="90211" w:author="Claude" w:date="2026-10-05T09:00:00Z">
        <w:r>
          <w:rPr>
            <w:rFonts w:ascii="David" w:eastAsia="David" w:hAnsi="David" w:hint="cs"/>
            <w:b/>
            <w:bCs/>
            <w:rtl/>
          </w:rPr>
          <w:t xml:space="preserve">שמעו ובחנו</w:t>
        </w:r>
      </w:ins>
      <w:r>
        <w:rPr>
          <w:rFonts w:ascii="David" w:eastAsia="David" w:hAnsi="David" w:hint="cs"/>
          <w:b/>
          <w:bCs/>
          <w:rtl/>
        </w:rPr>
        <w:t xml:space="preserve"> לעומק</w:t>
      </w:r>
      <w:r>
        <w:rPr>
          <w:rFonts w:ascii="David" w:eastAsia="David" w:hAnsi="David" w:hint="cs"/>
          <w:rtl/>
        </w:rPr>
        <w:t xml:space="preserve"> את התשתית הראייתית, קבעו באופן </w:t>
      </w:r>
      <w:r>
        <w:rPr>
          <w:rFonts w:ascii="David" w:eastAsia="David" w:hAnsi="David" w:hint="cs"/>
          <w:b/>
          <w:bCs/>
          <w:rtl/>
        </w:rPr>
        <w:t>פוזיטיבי ומובהק</w:t>
      </w:r>
      <w:r>
        <w:rPr>
          <w:rFonts w:ascii="David" w:eastAsia="David" w:hAnsi="David" w:hint="cs"/>
          <w:rtl/>
        </w:rPr>
        <w:t xml:space="preserve"> כי </w:t>
      </w:r>
      <w:r>
        <w:rPr>
          <w:rFonts w:ascii="David" w:eastAsia="David" w:hAnsi="David" w:hint="cs"/>
          <w:b/>
          <w:bCs/>
          <w:u w:val="single"/>
          <w:rtl/>
        </w:rPr>
        <w:t xml:space="preserve">בנסיבות שהוצגו בפניהם, לא הוכחה כל כוונת שיתוף, ואף להיפך - היה ברור לצדדים היטב מהו מצב הזכויות</w:t>
      </w:r>
      <w:r>
        <w:rPr>
          <w:rFonts w:ascii="David" w:eastAsia="David" w:hAnsi="David" w:hint="cs"/>
          <w:rtl/>
        </w:rPr>
        <w:t>.</w:t>
      </w:r>
    </w:p>
    <w:p w14:paraId="1046B4E8" w14:textId="77777777" w:rsidR="00C204EF" w:rsidRDefault="00C204EF" w:rsidP="00C204EF">
      <w:pPr>
        <w:pStyle w:val="a0"/>
        <w:rPr>
          <w:rFonts w:eastAsia="David"/>
          <w:rtl/>
        </w:rPr>
      </w:pPr>
    </w:p>
    <w:p w14:paraId="41BC0ADA" w14:textId="21D1D918" w:rsidR="00C204EF" w:rsidRPr="00FB3450" w:rsidRDefault="00C204EF" w:rsidP="00FB3450">
      <w:pPr>
        <w:pStyle w:val="a0"/>
        <w:rPr>
          <w:rFonts w:eastAsia="David"/>
          <w:rtl/>
        </w:rPr>
      </w:pPr>
      <w:r>
        <w:rPr>
          <w:rFonts w:eastAsia="David" w:hint="cs"/>
          <w:rtl/>
        </w:rPr>
        <w:t xml:space="preserve">להלן פירוט </w:t>
      </w:r>
      <w:r>
        <w:rPr>
          <w:rFonts w:eastAsia="David" w:hint="eastAsia"/>
          <w:b/>
          <w:bCs/>
          <w:rtl/>
        </w:rPr>
        <w:t>קביעותיו</w:t>
      </w:r>
      <w:r>
        <w:rPr>
          <w:rFonts w:eastAsia="David"/>
          <w:b/>
          <w:bCs/>
          <w:rtl/>
        </w:rPr>
        <w:t xml:space="preserve"> העובדתיות הרבות של ביה"</w:t>
      </w:r>
      <w:r>
        <w:rPr>
          <w:rFonts w:eastAsia="David" w:hint="eastAsia"/>
          <w:b/>
          <w:bCs/>
          <w:rtl/>
        </w:rPr>
        <w:t>ד</w:t>
      </w:r>
      <w:r>
        <w:rPr>
          <w:rFonts w:eastAsia="David"/>
          <w:b/>
          <w:bCs/>
          <w:rtl/>
        </w:rPr>
        <w:t xml:space="preserve"> האזורי</w:t>
      </w:r>
      <w:r>
        <w:rPr>
          <w:rFonts w:eastAsia="David" w:hint="cs"/>
          <w:rtl/>
        </w:rPr>
        <w:t xml:space="preserve">, שעל בסיסן נקבע כי זכויות הבעל בדירה בקיבוץ </w:t>
      </w:r>
      <w:r>
        <w:rPr>
          <w:rFonts w:ascii="David" w:eastAsia="David" w:hAnsi="David" w:hint="cs"/>
          <w:rtl/>
        </w:rPr>
        <w:t xml:space="preserve">נופלות בגדר סעיף 5(א)(1) לחוק</w:t>
      </w:r>
      <w:r>
        <w:rPr>
          <w:rFonts w:eastAsia="David" w:hint="cs"/>
          <w:rtl/>
        </w:rPr>
        <w:t>, ואשר עליהן חולקת העותרת בכתב העתירה.</w:t>
      </w:r>
    </w:p>
    <w:p w14:paraId="2DC768D1" w14:textId="18304D86" w:rsidR="00C204EF" w:rsidRPr="00FD15D9" w:rsidRDefault="00C204EF" w:rsidP="00C204EF">
      <w:pPr>
        <w:keepNext w:val="0"/>
        <w:tabs>
          <w:tab w:val="left" w:pos="424"/>
        </w:tabs>
        <w:ind w:left="424" w:hanging="424"/>
        <w:rPr>
          <w:rFonts w:ascii="David" w:hAnsi="David"/>
          <w:u w:val="single"/>
          <w:rtl/>
        </w:rPr>
      </w:pPr>
      <w:r>
        <w:rPr>
          <w:rFonts w:ascii="David" w:eastAsia="David" w:hAnsi="David"/>
          <w:rtl/>
        </w:rPr>
        <w:tab/>
      </w:r>
      <w:del w:id="90073" w:author="Claude" w:date="2026-10-05T09:00:00Z">
        <w:r>
          <w:rPr>
            <w:rFonts w:ascii="David" w:hAnsi="David" w:hint="cs"/>
            <w:rtl/>
          </w:rPr>
          <w:delText>23.</w:delText>
        </w:r>
      </w:del>
      <w:ins w:id="90074" w:author="Claude" w:date="2026-10-05T09:00:00Z">
        <w:r>
          <w:rPr>
            <w:rFonts w:ascii="David" w:hAnsi="David" w:hint="cs"/>
            <w:rtl/>
          </w:rPr>
          <w:t xml:space="preserve">8.</w:t>
        </w:r>
      </w:ins>
      <w:r>
        <w:rPr>
          <w:rFonts w:ascii="David" w:hAnsi="David"/>
          <w:rtl/>
        </w:rPr>
        <w:tab/>
      </w:r>
      <w:r>
        <w:rPr>
          <w:rFonts w:ascii="David" w:hAnsi="David" w:hint="eastAsia"/>
          <w:b/>
          <w:bCs/>
          <w:rtl/>
        </w:rPr>
        <w:t>ראשית</w:t>
      </w:r>
      <w:r>
        <w:rPr>
          <w:rFonts w:ascii="David" w:hAnsi="David" w:hint="cs"/>
          <w:rtl/>
        </w:rPr>
        <w:t xml:space="preserve">, ביה"ד </w:t>
      </w:r>
      <w:r>
        <w:rPr>
          <w:rFonts w:ascii="David" w:hAnsi="David" w:hint="cs"/>
          <w:b/>
          <w:bCs/>
          <w:rtl/>
        </w:rPr>
        <w:t xml:space="preserve">הכריע </w:t>
      </w:r>
      <w:r>
        <w:rPr>
          <w:rFonts w:ascii="David" w:hAnsi="David" w:hint="cs"/>
          <w:rtl/>
        </w:rPr>
        <w:t xml:space="preserve">כי </w:t>
      </w:r>
      <w:r>
        <w:rPr>
          <w:rFonts w:ascii="David" w:hAnsi="David" w:hint="cs"/>
          <w:b/>
          <w:bCs/>
          <w:rtl/>
        </w:rPr>
        <w:t>המשיב</w:t>
      </w:r>
      <w:r>
        <w:rPr>
          <w:rFonts w:ascii="David" w:hAnsi="David" w:hint="cs"/>
          <w:rtl/>
        </w:rPr>
        <w:t xml:space="preserve"> </w:t>
      </w:r>
      <w:r>
        <w:rPr>
          <w:rFonts w:ascii="David" w:hAnsi="David" w:hint="cs"/>
          <w:b/>
          <w:bCs/>
          <w:rtl/>
        </w:rPr>
        <w:t>קיבל מהקיבוץ</w:t>
      </w:r>
      <w:r>
        <w:rPr>
          <w:rFonts w:ascii="David" w:hAnsi="David" w:hint="cs"/>
          <w:rtl/>
        </w:rPr>
        <w:t xml:space="preserve"> בשנת </w:t>
      </w:r>
      <w:r>
        <w:rPr>
          <w:rFonts w:ascii="David" w:hAnsi="David" w:hint="cs"/>
          <w:b/>
          <w:bCs/>
          <w:u w:val="single"/>
          <w:rtl/>
        </w:rPr>
        <w:t>1984</w:t>
      </w:r>
      <w:r>
        <w:rPr>
          <w:rFonts w:ascii="David" w:hAnsi="David" w:hint="cs"/>
          <w:rtl/>
        </w:rPr>
        <w:t xml:space="preserve"> </w:t>
      </w:r>
      <w:r>
        <w:rPr>
          <w:rFonts w:ascii="David" w:hAnsi="David" w:hint="cs"/>
          <w:b/>
          <w:bCs/>
          <w:u w:val="single"/>
          <w:rtl/>
        </w:rPr>
        <w:t xml:space="preserve">"בית עם זכות מגורים לכל ימי חייו"</w:t>
      </w:r>
      <w:r>
        <w:rPr>
          <w:rFonts w:ascii="David" w:hAnsi="David" w:hint="cs"/>
          <w:rtl/>
        </w:rPr>
        <w:t xml:space="preserve">: </w:t>
      </w:r>
    </w:p>
    <w:p w14:paraId="560CE886" w14:textId="77777777" w:rsidR="00C204EF" w:rsidRPr="00923DD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rPr>
      </w:pPr>
      <w:r>
        <w:rPr>
          <w:rFonts w:ascii="FrankRuehl" w:hAnsi="FrankRuehl" w:cs="FrankRuehl" w:hint="cs"/>
          <w:sz w:val="26"/>
          <w:szCs w:val="26"/>
          <w:rtl/>
        </w:rPr>
        <w:t>"</w:t>
      </w:r>
      <w:r>
        <w:rPr>
          <w:rFonts w:ascii="FrankRuehl" w:hAnsi="FrankRuehl" w:cs="FrankRuehl"/>
          <w:sz w:val="26"/>
          <w:szCs w:val="26"/>
          <w:rtl/>
        </w:rPr>
        <w:t xml:space="preserve"> האיש הינו </w:t>
      </w:r>
      <w:r>
        <w:rPr>
          <w:rFonts w:ascii="FrankRuehl" w:hAnsi="FrankRuehl" w:cs="FrankRuehl"/>
          <w:sz w:val="26"/>
          <w:szCs w:val="26"/>
          <w:u w:val="single"/>
          <w:rtl/>
        </w:rPr>
        <w:t>חבר בקיבוץ גליל ים מיום לידתו. גם הוריו, וכן סבו</w:t>
      </w:r>
      <w:r>
        <w:rPr>
          <w:rFonts w:ascii="FrankRuehl" w:hAnsi="FrankRuehl" w:cs="FrankRuehl" w:hint="cs"/>
          <w:sz w:val="26"/>
          <w:szCs w:val="26"/>
          <w:rtl/>
        </w:rPr>
        <w:t xml:space="preserve"> </w:t>
      </w:r>
      <w:del w:id="90212" w:author="Claude" w:date="2026-10-05T09:00:00Z">
        <w:r>
          <w:rPr>
            <w:rFonts w:ascii="David" w:hAnsi="David"/>
            <w:rtl/>
          </w:rPr>
          <w:delText>(סביו-ט.ס.)</w:delText>
        </w:r>
      </w:del>
      <w:ins w:id="90213" w:author="Claude" w:date="2026-10-05T09:00:00Z">
        <w:r>
          <w:rPr>
            <w:rFonts w:ascii="David" w:hAnsi="David"/>
            <w:rtl/>
          </w:rPr>
          <w:t xml:space="preserve">[סביו – ט.ס.]</w:t>
        </w:r>
      </w:ins>
      <w:r>
        <w:rPr>
          <w:rFonts w:ascii="FrankRuehl" w:hAnsi="FrankRuehl" w:cs="FrankRuehl"/>
          <w:sz w:val="26"/>
          <w:szCs w:val="26"/>
          <w:rtl/>
        </w:rPr>
        <w:t xml:space="preserve"> היו ממ</w:t>
      </w:r>
      <w:r>
        <w:rPr>
          <w:rFonts w:ascii="FrankRuehl" w:hAnsi="FrankRuehl" w:cs="FrankRuehl" w:hint="cs"/>
          <w:sz w:val="26"/>
          <w:szCs w:val="26"/>
          <w:rtl/>
        </w:rPr>
        <w:t>י</w:t>
      </w:r>
      <w:r>
        <w:rPr>
          <w:rFonts w:ascii="FrankRuehl" w:hAnsi="FrankRuehl" w:cs="FrankRuehl"/>
          <w:sz w:val="26"/>
          <w:szCs w:val="26"/>
          <w:rtl/>
        </w:rPr>
        <w:t>יסדי קיבוץ גליל ים.</w:t>
      </w:r>
      <w:r>
        <w:rPr>
          <w:rFonts w:ascii="FrankRuehl" w:hAnsi="FrankRuehl" w:cs="FrankRuehl" w:hint="cs"/>
          <w:sz w:val="26"/>
          <w:szCs w:val="26"/>
          <w:rtl/>
        </w:rPr>
        <w:t>..</w:t>
      </w:r>
      <w:r>
        <w:rPr>
          <w:rFonts w:ascii="FrankRuehl" w:hAnsi="FrankRuehl" w:cs="FrankRuehl"/>
          <w:sz w:val="26"/>
          <w:szCs w:val="26"/>
          <w:rtl/>
        </w:rPr>
        <w:t xml:space="preserve">עוד </w:t>
      </w:r>
      <w:r>
        <w:rPr>
          <w:rFonts w:ascii="FrankRuehl" w:hAnsi="FrankRuehl" w:cs="FrankRuehl"/>
          <w:sz w:val="26"/>
          <w:szCs w:val="26"/>
          <w:u w:val="single"/>
          <w:rtl/>
        </w:rPr>
        <w:t>בטרם נישואיו</w:t>
      </w:r>
      <w:r>
        <w:rPr>
          <w:rFonts w:ascii="FrankRuehl" w:hAnsi="FrankRuehl" w:cs="FrankRuehl"/>
          <w:sz w:val="26"/>
          <w:szCs w:val="26"/>
          <w:rtl/>
        </w:rPr>
        <w:t xml:space="preserve">, </w:t>
      </w:r>
      <w:r>
        <w:rPr>
          <w:rFonts w:ascii="FrankRuehl" w:hAnsi="FrankRuehl" w:cs="FrankRuehl"/>
          <w:sz w:val="26"/>
          <w:szCs w:val="26"/>
          <w:u w:val="single"/>
          <w:rtl/>
        </w:rPr>
        <w:t xml:space="preserve">בשנת </w:t>
      </w:r>
      <w:r>
        <w:rPr>
          <w:rFonts w:ascii="FrankRuehl" w:hAnsi="FrankRuehl" w:cs="FrankRuehl"/>
          <w:b/>
          <w:bCs/>
          <w:sz w:val="26"/>
          <w:szCs w:val="26"/>
          <w:u w:val="single"/>
          <w:rtl/>
        </w:rPr>
        <w:t>1984</w:t>
      </w:r>
      <w:r>
        <w:rPr>
          <w:rFonts w:ascii="FrankRuehl" w:hAnsi="FrankRuehl" w:cs="FrankRuehl"/>
          <w:sz w:val="26"/>
          <w:szCs w:val="26"/>
          <w:rtl/>
        </w:rPr>
        <w:t xml:space="preserve">, </w:t>
      </w:r>
      <w:r>
        <w:rPr>
          <w:rFonts w:ascii="FrankRuehl" w:hAnsi="FrankRuehl" w:cs="FrankRuehl"/>
          <w:b/>
          <w:bCs/>
          <w:sz w:val="26"/>
          <w:szCs w:val="26"/>
          <w:u w:val="single"/>
          <w:rtl/>
        </w:rPr>
        <w:t>קיבל האיש מהקיבוץ</w:t>
      </w:r>
      <w:r>
        <w:rPr>
          <w:rFonts w:ascii="FrankRuehl" w:hAnsi="FrankRuehl" w:cs="FrankRuehl"/>
          <w:sz w:val="26"/>
          <w:szCs w:val="26"/>
          <w:rtl/>
        </w:rPr>
        <w:t xml:space="preserve"> </w:t>
      </w:r>
      <w:r>
        <w:rPr>
          <w:rFonts w:ascii="FrankRuehl" w:hAnsi="FrankRuehl" w:cs="FrankRuehl"/>
          <w:b/>
          <w:bCs/>
          <w:sz w:val="26"/>
          <w:szCs w:val="26"/>
          <w:u w:val="single"/>
          <w:rtl/>
        </w:rPr>
        <w:t>בית עם זכות מגורים לכל ימי חייו</w:t>
      </w:r>
      <w:r>
        <w:rPr>
          <w:rFonts w:ascii="FrankRuehl" w:hAnsi="FrankRuehl" w:cs="FrankRuehl"/>
          <w:sz w:val="26"/>
          <w:szCs w:val="26"/>
          <w:rtl/>
        </w:rPr>
        <w:t xml:space="preserve">. כשמונה שנים לפני הנישואין, </w:t>
      </w:r>
      <w:r>
        <w:rPr>
          <w:rFonts w:ascii="FrankRuehl" w:hAnsi="FrankRuehl" w:cs="FrankRuehl"/>
          <w:b/>
          <w:bCs/>
          <w:sz w:val="26"/>
          <w:szCs w:val="26"/>
          <w:u w:val="single"/>
          <w:rtl/>
        </w:rPr>
        <w:t>בשנת 1992</w:t>
      </w:r>
      <w:r>
        <w:rPr>
          <w:rFonts w:ascii="FrankRuehl" w:hAnsi="FrankRuehl" w:cs="FrankRuehl"/>
          <w:b/>
          <w:bCs/>
          <w:sz w:val="26"/>
          <w:szCs w:val="26"/>
          <w:rtl/>
        </w:rPr>
        <w:t>,</w:t>
      </w:r>
      <w:r>
        <w:rPr>
          <w:rFonts w:ascii="FrankRuehl" w:hAnsi="FrankRuehl" w:cs="FrankRuehl"/>
          <w:sz w:val="26"/>
          <w:szCs w:val="26"/>
          <w:rtl/>
        </w:rPr>
        <w:t xml:space="preserve"> קיבל האיש </w:t>
      </w:r>
      <w:r>
        <w:rPr>
          <w:rFonts w:ascii="FrankRuehl" w:hAnsi="FrankRuehl" w:cs="FrankRuehl"/>
          <w:b/>
          <w:bCs/>
          <w:sz w:val="26"/>
          <w:szCs w:val="26"/>
          <w:u w:val="single"/>
          <w:rtl/>
        </w:rPr>
        <w:t>בית גדול של ארבע חד'</w:t>
      </w:r>
      <w:r>
        <w:rPr>
          <w:rFonts w:ascii="FrankRuehl" w:hAnsi="FrankRuehl" w:cs="FrankRuehl"/>
          <w:sz w:val="26"/>
          <w:szCs w:val="26"/>
          <w:rtl/>
        </w:rPr>
        <w:t xml:space="preserve">, </w:t>
      </w:r>
      <w:r>
        <w:rPr>
          <w:rFonts w:ascii="FrankRuehl" w:hAnsi="FrankRuehl" w:cs="FrankRuehl"/>
          <w:b/>
          <w:bCs/>
          <w:sz w:val="26"/>
          <w:szCs w:val="26"/>
          <w:u w:val="single"/>
          <w:rtl/>
        </w:rPr>
        <w:t>וזכות מגורים ללא תמורה</w:t>
      </w:r>
      <w:r>
        <w:rPr>
          <w:rFonts w:ascii="FrankRuehl" w:hAnsi="FrankRuehl" w:cs="FrankRuehl"/>
          <w:sz w:val="26"/>
          <w:szCs w:val="26"/>
          <w:rtl/>
        </w:rPr>
        <w:t xml:space="preserve"> לכל ימי חייו"; "הזכות הנ"ל </w:t>
      </w:r>
      <w:r>
        <w:rPr>
          <w:rFonts w:ascii="FrankRuehl" w:hAnsi="FrankRuehl" w:cs="FrankRuehl"/>
          <w:sz w:val="26"/>
          <w:szCs w:val="26"/>
          <w:u w:val="single"/>
          <w:rtl/>
        </w:rPr>
        <w:t>ניתנה לאיש, ללא תמורה, בהיותו בן הקיבוץ</w:t>
      </w:r>
      <w:r>
        <w:rPr>
          <w:rFonts w:ascii="FrankRuehl" w:hAnsi="FrankRuehl" w:cs="FrankRuehl"/>
          <w:sz w:val="26"/>
          <w:szCs w:val="26"/>
          <w:rtl/>
        </w:rPr>
        <w:t xml:space="preserve">. החל משנת </w:t>
      </w:r>
      <w:r>
        <w:rPr>
          <w:rFonts w:ascii="FrankRuehl" w:hAnsi="FrankRuehl" w:cs="FrankRuehl"/>
          <w:b/>
          <w:bCs/>
          <w:sz w:val="26"/>
          <w:szCs w:val="26"/>
          <w:u w:val="single"/>
          <w:rtl/>
        </w:rPr>
        <w:t>1992</w:t>
      </w:r>
      <w:r>
        <w:rPr>
          <w:rFonts w:ascii="FrankRuehl" w:hAnsi="FrankRuehl" w:cs="FrankRuehl"/>
          <w:sz w:val="26"/>
          <w:szCs w:val="26"/>
          <w:rtl/>
        </w:rPr>
        <w:t xml:space="preserve"> קיבל האיש מהקיבוץ </w:t>
      </w:r>
      <w:r>
        <w:rPr>
          <w:rFonts w:ascii="FrankRuehl" w:hAnsi="FrankRuehl" w:cs="FrankRuehl"/>
          <w:b/>
          <w:bCs/>
          <w:sz w:val="26"/>
          <w:szCs w:val="26"/>
          <w:u w:val="single"/>
          <w:rtl/>
        </w:rPr>
        <w:t>בית בן 4 חד'</w:t>
      </w:r>
      <w:r>
        <w:rPr>
          <w:rFonts w:ascii="FrankRuehl" w:hAnsi="FrankRuehl" w:cs="FrankRuehl"/>
          <w:sz w:val="26"/>
          <w:szCs w:val="26"/>
          <w:rtl/>
        </w:rPr>
        <w:t xml:space="preserve">, והזכות מהבית הראשון הועברה לבית השני. </w:t>
      </w:r>
      <w:r>
        <w:rPr>
          <w:rFonts w:ascii="FrankRuehl" w:hAnsi="FrankRuehl" w:cs="FrankRuehl"/>
          <w:sz w:val="26"/>
          <w:szCs w:val="26"/>
          <w:u w:val="single"/>
          <w:rtl/>
        </w:rPr>
        <w:t>גם כשהתגרש</w:t>
      </w:r>
      <w:r>
        <w:rPr>
          <w:rFonts w:ascii="FrankRuehl" w:hAnsi="FrankRuehl" w:cs="FrankRuehl"/>
          <w:sz w:val="26"/>
          <w:szCs w:val="26"/>
          <w:rtl/>
        </w:rPr>
        <w:t xml:space="preserve"> מאשתו הראשונה, היה ברור ומוסכם </w:t>
      </w:r>
      <w:r>
        <w:rPr>
          <w:rFonts w:ascii="FrankRuehl" w:hAnsi="FrankRuehl" w:cs="FrankRuehl"/>
          <w:sz w:val="26"/>
          <w:szCs w:val="26"/>
          <w:u w:val="single"/>
          <w:rtl/>
        </w:rPr>
        <w:t>שזכות המגורים הינה שלו בלבד</w:t>
      </w:r>
      <w:r>
        <w:rPr>
          <w:rFonts w:ascii="FrankRuehl" w:hAnsi="FrankRuehl" w:cs="FrankRuehl"/>
          <w:sz w:val="26"/>
          <w:szCs w:val="26"/>
          <w:rtl/>
        </w:rPr>
        <w:t>"</w:t>
      </w:r>
      <w:r>
        <w:rPr>
          <w:rFonts w:ascii="David" w:hAnsi="David" w:hint="cs"/>
          <w:rtl/>
        </w:rPr>
        <w:t xml:space="preserve"> (עמ' 1-2, 8 לפסה"ד</w:t>
      </w:r>
      <w:ins w:id="90169" w:author="Claude" w:date="2026-10-05T09:00:00Z">
        <w:r>
          <w:rPr>
            <w:rFonts w:ascii="David" w:hAnsi="David" w:hint="cs"/>
            <w:rtl/>
          </w:rPr>
          <w:t xml:space="preserve"> האזורי</w:t>
        </w:r>
      </w:ins>
      <w:r>
        <w:rPr>
          <w:rFonts w:ascii="David" w:hAnsi="David" w:hint="cs"/>
          <w:rtl/>
        </w:rPr>
        <w:t xml:space="preserve">).</w:t>
      </w:r>
    </w:p>
    <w:p w14:paraId="48414B46" w14:textId="77777777" w:rsidR="00C204EF" w:rsidRDefault="00C204EF" w:rsidP="00C204EF">
      <w:pPr>
        <w:keepNext w:val="0"/>
        <w:tabs>
          <w:tab w:val="left" w:pos="424"/>
        </w:tabs>
        <w:ind w:left="424" w:hanging="424"/>
        <w:rPr>
          <w:rFonts w:ascii="David" w:hAnsi="David"/>
          <w:rtl/>
        </w:rPr>
      </w:pPr>
    </w:p>
    <w:p w14:paraId="0BF19A2B" w14:textId="3886AD25" w:rsidR="00C204EF" w:rsidRDefault="00C204EF" w:rsidP="00C204EF">
      <w:pPr>
        <w:keepNext w:val="0"/>
        <w:tabs>
          <w:tab w:val="left" w:pos="424"/>
        </w:tabs>
        <w:ind w:left="424" w:hanging="424"/>
        <w:rPr>
          <w:rFonts w:ascii="David" w:hAnsi="David"/>
          <w:rtl/>
        </w:rPr>
      </w:pPr>
      <w:del w:id="90075" w:author="Claude" w:date="2026-10-05T09:00:00Z">
        <w:r>
          <w:rPr>
            <w:rFonts w:ascii="David" w:hAnsi="David" w:hint="cs"/>
            <w:rtl/>
          </w:rPr>
          <w:delText>24.</w:delText>
        </w:r>
      </w:del>
      <w:ins w:id="90076" w:author="Claude" w:date="2026-10-05T09:00:00Z">
        <w:r>
          <w:rPr>
            <w:rFonts w:ascii="David" w:hAnsi="David" w:hint="cs"/>
            <w:rtl/>
          </w:rPr>
          <w:t xml:space="preserve">9.</w:t>
        </w:r>
      </w:ins>
      <w:r>
        <w:rPr>
          <w:rFonts w:ascii="David" w:hAnsi="David"/>
          <w:b/>
          <w:bCs/>
          <w:rtl/>
        </w:rPr>
        <w:tab/>
      </w:r>
      <w:r>
        <w:rPr>
          <w:rFonts w:ascii="David" w:hAnsi="David" w:hint="eastAsia"/>
          <w:b/>
          <w:bCs/>
          <w:rtl/>
        </w:rPr>
        <w:t>שנית</w:t>
      </w:r>
      <w:r>
        <w:rPr>
          <w:rFonts w:ascii="David" w:hAnsi="David" w:hint="cs"/>
          <w:rtl/>
        </w:rPr>
        <w:t xml:space="preserve">, ביה"ד </w:t>
      </w:r>
      <w:r>
        <w:rPr>
          <w:rFonts w:ascii="David" w:hAnsi="David" w:hint="cs"/>
          <w:b/>
          <w:bCs/>
          <w:rtl/>
        </w:rPr>
        <w:t xml:space="preserve">הכריע עובדתית </w:t>
      </w:r>
      <w:r>
        <w:rPr>
          <w:rFonts w:ascii="David" w:hAnsi="David" w:hint="cs"/>
          <w:rtl/>
        </w:rPr>
        <w:t xml:space="preserve">כי המשיב </w:t>
      </w:r>
      <w:r>
        <w:rPr>
          <w:rFonts w:ascii="David" w:hAnsi="David" w:hint="cs"/>
          <w:b/>
          <w:bCs/>
          <w:rtl/>
        </w:rPr>
        <w:t xml:space="preserve">הסכים להמיר את </w:t>
      </w:r>
      <w:r>
        <w:rPr>
          <w:rFonts w:ascii="David" w:hAnsi="David" w:hint="cs"/>
          <w:b/>
          <w:bCs/>
          <w:u w:val="single"/>
          <w:rtl/>
        </w:rPr>
        <w:t xml:space="preserve">זכויותיו בבית הקודם </w:t>
      </w:r>
      <w:del w:id="90214" w:author="Claude" w:date="2026-10-05T09:00:00Z">
        <w:r>
          <w:rPr>
            <w:rFonts w:ascii="David" w:hAnsi="David" w:hint="cs"/>
            <w:b/>
            <w:bCs/>
            <w:u w:val="single"/>
            <w:rtl/>
          </w:rPr>
          <w:delText xml:space="preserve">בו קיבל</w:delText>
        </w:r>
      </w:del>
      <w:ins w:id="90215" w:author="Claude" w:date="2026-10-05T09:00:00Z">
        <w:r>
          <w:rPr>
            <w:rFonts w:ascii="David" w:hAnsi="David" w:hint="cs"/>
            <w:b/>
            <w:bCs/>
            <w:u w:val="single"/>
            <w:rtl/>
          </w:rPr>
          <w:t xml:space="preserve">שבו קיבל</w:t>
        </w:r>
      </w:ins>
      <w:r>
        <w:rPr>
          <w:rFonts w:ascii="David" w:hAnsi="David" w:hint="cs"/>
          <w:b/>
          <w:bCs/>
          <w:u w:val="single"/>
          <w:rtl/>
        </w:rPr>
        <w:t xml:space="preserve"> זכות מגורים לכל חייו</w:t>
      </w:r>
      <w:r>
        <w:rPr>
          <w:rFonts w:ascii="David" w:hAnsi="David" w:hint="cs"/>
          <w:b/>
          <w:bCs/>
          <w:rtl/>
        </w:rPr>
        <w:t xml:space="preserve">, ולהעניק </w:t>
      </w:r>
      <w:r>
        <w:rPr>
          <w:rFonts w:ascii="David" w:hAnsi="David" w:hint="cs"/>
          <w:b/>
          <w:bCs/>
          <w:u w:val="single"/>
          <w:rtl/>
        </w:rPr>
        <w:t>הלוואה לקיבוץ לבניית בית חדש</w:t>
      </w:r>
      <w:r>
        <w:rPr>
          <w:rFonts w:ascii="David" w:hAnsi="David" w:hint="cs"/>
          <w:rtl/>
        </w:rPr>
        <w:t xml:space="preserve">, בתנאים שנקבעו בהסכם, וכי הבעלות בו נותרה </w:t>
      </w:r>
      <w:r>
        <w:rPr>
          <w:rFonts w:ascii="David" w:hAnsi="David" w:hint="cs"/>
          <w:b/>
          <w:bCs/>
          <w:rtl/>
        </w:rPr>
        <w:t>לקיבוץ</w:t>
      </w:r>
      <w:r>
        <w:rPr>
          <w:rFonts w:ascii="David" w:hAnsi="David" w:hint="cs"/>
          <w:rtl/>
        </w:rPr>
        <w:t xml:space="preserve">: </w:t>
      </w:r>
    </w:p>
    <w:p w14:paraId="4EB42003" w14:textId="101ABD1D" w:rsidR="00C204EF" w:rsidRPr="006A1985"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hint="cs"/>
          <w:rtl/>
        </w:rPr>
        <w:t xml:space="preserve"> </w:t>
      </w:r>
      <w:r>
        <w:rPr>
          <w:rFonts w:ascii="David" w:hAnsi="David" w:hint="cs"/>
          <w:sz w:val="26"/>
          <w:szCs w:val="26"/>
          <w:rtl/>
        </w:rPr>
        <w:t>"</w:t>
      </w:r>
      <w:r>
        <w:rPr>
          <w:rFonts w:ascii="FrankRuehl" w:hAnsi="FrankRuehl" w:cs="FrankRuehl"/>
          <w:sz w:val="26"/>
          <w:szCs w:val="26"/>
          <w:rtl/>
          <w:lang w:eastAsia="he-IL"/>
        </w:rPr>
        <w:t>הואיל והבתים התי</w:t>
      </w:r>
      <w:r>
        <w:rPr>
          <w:rFonts w:ascii="FrankRuehl" w:hAnsi="FrankRuehl" w:cs="FrankRuehl" w:hint="cs"/>
          <w:sz w:val="26"/>
          <w:szCs w:val="26"/>
          <w:rtl/>
          <w:lang w:eastAsia="he-IL"/>
        </w:rPr>
        <w:t>י</w:t>
      </w:r>
      <w:r>
        <w:rPr>
          <w:rFonts w:ascii="FrankRuehl" w:hAnsi="FrankRuehl" w:cs="FrankRuehl"/>
          <w:sz w:val="26"/>
          <w:szCs w:val="26"/>
          <w:rtl/>
          <w:lang w:eastAsia="he-IL"/>
        </w:rPr>
        <w:t xml:space="preserve">שנו </w:t>
      </w:r>
      <w:r>
        <w:rPr>
          <w:rFonts w:ascii="FrankRuehl" w:hAnsi="FrankRuehl" w:cs="FrankRuehl"/>
          <w:sz w:val="26"/>
          <w:szCs w:val="26"/>
          <w:u w:val="single"/>
          <w:rtl/>
          <w:lang w:eastAsia="he-IL"/>
        </w:rPr>
        <w:t>והיה צורך</w:t>
      </w:r>
      <w:r>
        <w:rPr>
          <w:rFonts w:ascii="FrankRuehl" w:hAnsi="FrankRuehl" w:cs="FrankRuehl"/>
          <w:sz w:val="26"/>
          <w:szCs w:val="26"/>
          <w:rtl/>
          <w:lang w:eastAsia="he-IL"/>
        </w:rPr>
        <w:t xml:space="preserve"> בבניית יחידות דיור חדשות, </w:t>
      </w:r>
      <w:r>
        <w:rPr>
          <w:rFonts w:ascii="FrankRuehl" w:hAnsi="FrankRuehl" w:cs="FrankRuehl"/>
          <w:sz w:val="26"/>
          <w:szCs w:val="26"/>
          <w:u w:val="single"/>
          <w:rtl/>
          <w:lang w:eastAsia="he-IL"/>
        </w:rPr>
        <w:t>הוחלט בקיבוץ</w:t>
      </w:r>
      <w:r>
        <w:rPr>
          <w:rFonts w:ascii="FrankRuehl" w:hAnsi="FrankRuehl" w:cs="FrankRuehl"/>
          <w:sz w:val="26"/>
          <w:szCs w:val="26"/>
          <w:rtl/>
          <w:lang w:eastAsia="he-IL"/>
        </w:rPr>
        <w:t xml:space="preserve"> על בניית יחידות דיור חדשות, במימון החברים </w:t>
      </w:r>
      <w:r>
        <w:rPr>
          <w:rFonts w:ascii="FrankRuehl" w:hAnsi="FrankRuehl" w:cs="FrankRuehl"/>
          <w:sz w:val="26"/>
          <w:szCs w:val="26"/>
          <w:u w:val="single"/>
          <w:rtl/>
          <w:lang w:eastAsia="he-IL"/>
        </w:rPr>
        <w:t>והחזר של הקיבוץ</w:t>
      </w:r>
      <w:r>
        <w:rPr>
          <w:rFonts w:ascii="FrankRuehl" w:hAnsi="FrankRuehl" w:cs="FrankRuehl"/>
          <w:sz w:val="26"/>
          <w:szCs w:val="26"/>
          <w:rtl/>
          <w:lang w:eastAsia="he-IL"/>
        </w:rPr>
        <w:t xml:space="preserve">. בשלהי שנת 2006 </w:t>
      </w:r>
      <w:r>
        <w:rPr>
          <w:rFonts w:ascii="FrankRuehl" w:hAnsi="FrankRuehl" w:cs="FrankRuehl"/>
          <w:sz w:val="26"/>
          <w:szCs w:val="26"/>
          <w:u w:val="single"/>
          <w:rtl/>
          <w:lang w:eastAsia="he-IL"/>
        </w:rPr>
        <w:t>חתם האיש לבדו (על אף שכבר היה נשוי</w:t>
      </w:r>
      <w:r>
        <w:rPr>
          <w:rFonts w:ascii="FrankRuehl" w:hAnsi="FrankRuehl" w:cs="FrankRuehl"/>
          <w:sz w:val="26"/>
          <w:szCs w:val="26"/>
          <w:rtl/>
          <w:lang w:eastAsia="he-IL"/>
        </w:rPr>
        <w:t>) עם הקיבוץ על הסכם</w:t>
      </w:r>
      <w:r>
        <w:rPr>
          <w:rFonts w:ascii="FrankRuehl" w:hAnsi="FrankRuehl" w:cs="FrankRuehl" w:hint="cs"/>
          <w:sz w:val="26"/>
          <w:szCs w:val="26"/>
          <w:rtl/>
          <w:lang w:eastAsia="he-IL"/>
        </w:rPr>
        <w:t>...</w:t>
      </w:r>
      <w:r>
        <w:rPr>
          <w:rFonts w:ascii="FrankRuehl" w:hAnsi="FrankRuehl" w:cs="FrankRuehl"/>
          <w:sz w:val="26"/>
          <w:szCs w:val="26"/>
          <w:rtl/>
          <w:lang w:eastAsia="he-IL"/>
        </w:rPr>
        <w:t xml:space="preserve"> הלוואה </w:t>
      </w:r>
      <w:r>
        <w:rPr>
          <w:rFonts w:ascii="FrankRuehl" w:hAnsi="FrankRuehl" w:cs="FrankRuehl"/>
          <w:sz w:val="26"/>
          <w:szCs w:val="26"/>
          <w:u w:val="single"/>
          <w:rtl/>
          <w:lang w:eastAsia="he-IL"/>
        </w:rPr>
        <w:t>שנותן האיש</w:t>
      </w:r>
      <w:r>
        <w:rPr>
          <w:rFonts w:ascii="FrankRuehl" w:hAnsi="FrankRuehl" w:cs="FrankRuehl"/>
          <w:sz w:val="26"/>
          <w:szCs w:val="26"/>
          <w:rtl/>
          <w:lang w:eastAsia="he-IL"/>
        </w:rPr>
        <w:t xml:space="preserve"> לקיבוץ</w:t>
      </w:r>
      <w:r>
        <w:rPr>
          <w:rFonts w:ascii="FrankRuehl" w:hAnsi="FrankRuehl" w:cs="FrankRuehl" w:hint="cs"/>
          <w:sz w:val="26"/>
          <w:szCs w:val="26"/>
          <w:rtl/>
          <w:lang w:eastAsia="he-IL"/>
        </w:rPr>
        <w:t xml:space="preserve"> </w:t>
      </w:r>
      <w:r>
        <w:rPr>
          <w:rFonts w:ascii="FrankRuehl" w:hAnsi="FrankRuehl" w:cs="FrankRuehl" w:hint="cs"/>
          <w:sz w:val="26"/>
          <w:szCs w:val="26"/>
          <w:u w:val="single"/>
          <w:rtl/>
          <w:lang w:eastAsia="he-IL"/>
        </w:rPr>
        <w:t>והיא תוחזר לו</w:t>
      </w:r>
      <w:r>
        <w:rPr>
          <w:rFonts w:ascii="FrankRuehl" w:hAnsi="FrankRuehl" w:cs="FrankRuehl" w:hint="cs"/>
          <w:sz w:val="26"/>
          <w:szCs w:val="26"/>
          <w:rtl/>
          <w:lang w:eastAsia="he-IL"/>
        </w:rPr>
        <w:t xml:space="preserve"> בתנאים הנקובים בסעיף 18...</w:t>
      </w:r>
      <w:r>
        <w:rPr>
          <w:rFonts w:ascii="FrankRuehl" w:hAnsi="FrankRuehl" w:cs="FrankRuehl"/>
          <w:sz w:val="26"/>
          <w:szCs w:val="26"/>
          <w:rtl/>
          <w:lang w:eastAsia="he-IL"/>
        </w:rPr>
        <w:t xml:space="preserve">בניית הבית הסתיימה בשנת 2010, ובמקביל </w:t>
      </w:r>
      <w:r>
        <w:rPr>
          <w:rFonts w:ascii="FrankRuehl" w:hAnsi="FrankRuehl" w:cs="FrankRuehl"/>
          <w:sz w:val="26"/>
          <w:szCs w:val="26"/>
          <w:u w:val="single"/>
          <w:rtl/>
          <w:lang w:eastAsia="he-IL"/>
        </w:rPr>
        <w:t>האיש ויתר על זכות מגורים בבית הקודם</w:t>
      </w:r>
      <w:r>
        <w:rPr>
          <w:rFonts w:ascii="FrankRuehl" w:hAnsi="FrankRuehl" w:cs="FrankRuehl"/>
          <w:sz w:val="26"/>
          <w:szCs w:val="26"/>
          <w:rtl/>
          <w:lang w:eastAsia="he-IL"/>
        </w:rPr>
        <w:t>...להבהרת זכויות הקיבוץ בבית</w:t>
      </w:r>
      <w:r>
        <w:rPr>
          <w:rFonts w:ascii="FrankRuehl" w:hAnsi="FrankRuehl" w:cs="FrankRuehl" w:hint="cs"/>
          <w:sz w:val="26"/>
          <w:szCs w:val="26"/>
          <w:rtl/>
          <w:lang w:eastAsia="he-IL"/>
        </w:rPr>
        <w:t>...</w:t>
      </w:r>
      <w:r>
        <w:rPr>
          <w:rFonts w:ascii="FrankRuehl" w:hAnsi="FrankRuehl" w:cs="FrankRuehl"/>
          <w:sz w:val="26"/>
          <w:szCs w:val="26"/>
          <w:rtl/>
          <w:lang w:eastAsia="he-IL"/>
        </w:rPr>
        <w:t>מסעיף 20...</w:t>
      </w:r>
      <w:r>
        <w:rPr>
          <w:rFonts w:ascii="FrankRuehl" w:hAnsi="FrankRuehl" w:cs="FrankRuehl"/>
          <w:sz w:val="26"/>
          <w:szCs w:val="26"/>
          <w:u w:val="single"/>
          <w:rtl/>
          <w:lang w:eastAsia="he-IL"/>
        </w:rPr>
        <w:t>יחידת הדיור שתיבנה בו, לרבות השבחות והרחבות</w:t>
      </w:r>
      <w:r>
        <w:rPr>
          <w:rFonts w:ascii="FrankRuehl" w:hAnsi="FrankRuehl" w:cs="FrankRuehl"/>
          <w:sz w:val="26"/>
          <w:szCs w:val="26"/>
          <w:rtl/>
          <w:lang w:eastAsia="he-IL"/>
        </w:rPr>
        <w:t>...</w:t>
      </w:r>
      <w:r>
        <w:rPr>
          <w:rFonts w:ascii="FrankRuehl" w:hAnsi="FrankRuehl" w:cs="FrankRuehl"/>
          <w:b/>
          <w:bCs/>
          <w:sz w:val="26"/>
          <w:szCs w:val="26"/>
          <w:u w:val="single"/>
          <w:rtl/>
          <w:lang w:eastAsia="he-IL"/>
        </w:rPr>
        <w:t>שייכים לקיבוץ בלבד</w:t>
      </w:r>
      <w:r>
        <w:rPr>
          <w:rFonts w:ascii="FrankRuehl" w:hAnsi="FrankRuehl" w:cs="FrankRuehl"/>
          <w:sz w:val="26"/>
          <w:szCs w:val="26"/>
          <w:rtl/>
          <w:lang w:eastAsia="he-IL"/>
        </w:rPr>
        <w:t>...</w:t>
      </w:r>
      <w:r>
        <w:rPr>
          <w:rFonts w:ascii="FrankRuehl" w:hAnsi="FrankRuehl" w:cs="FrankRuehl"/>
          <w:sz w:val="26"/>
          <w:szCs w:val="26"/>
          <w:u w:val="single"/>
          <w:rtl/>
          <w:lang w:eastAsia="he-IL"/>
        </w:rPr>
        <w:t>אלא אם תשוייך</w:t>
      </w:r>
      <w:r>
        <w:rPr>
          <w:rFonts w:ascii="FrankRuehl" w:hAnsi="FrankRuehl" w:cs="FrankRuehl" w:hint="cs"/>
          <w:sz w:val="26"/>
          <w:szCs w:val="26"/>
          <w:rtl/>
          <w:lang w:eastAsia="he-IL"/>
        </w:rPr>
        <w:t xml:space="preserve"> במסגרת הליך שיוך הדירות לכשיושלם. כל עוד לא בוצע ו/או הושלם הליך שיוך...אין...כלפי הקיבוץ כל זכויות במגרש ו/או יחידת המגורים...אין במתן ההלוואה לקיבוץ ו/או כל תוספת ו/או השקעה ו/או השבחה...כדי להקנות זכות כלשהי...</w:t>
      </w:r>
      <w:r>
        <w:rPr>
          <w:rFonts w:ascii="FrankRuehl" w:hAnsi="FrankRuehl" w:cs="FrankRuehl" w:hint="cs"/>
          <w:b/>
          <w:bCs/>
          <w:sz w:val="26"/>
          <w:szCs w:val="26"/>
          <w:u w:val="single"/>
          <w:rtl/>
          <w:lang w:eastAsia="he-IL"/>
        </w:rPr>
        <w:t>פועל יוצא שלחבר הקיבוץ אין בעלות קניינית על הבית. הוא אינו יכול למכור את הבית וכל אשר יש לו בבית זו זכות מגורים</w:t>
      </w:r>
      <w:r>
        <w:rPr>
          <w:rFonts w:ascii="FrankRuehl" w:hAnsi="FrankRuehl" w:cs="FrankRuehl" w:hint="cs"/>
          <w:sz w:val="26"/>
          <w:szCs w:val="26"/>
          <w:rtl/>
          <w:lang w:eastAsia="he-IL"/>
        </w:rPr>
        <w:t xml:space="preserve"> </w:t>
      </w:r>
      <w:r>
        <w:rPr>
          <w:rFonts w:ascii="David" w:hAnsi="David" w:hint="cs"/>
          <w:rtl/>
          <w:lang w:eastAsia="he-IL"/>
        </w:rPr>
        <w:t xml:space="preserve">" </w:t>
      </w:r>
      <w:r>
        <w:rPr>
          <w:rFonts w:ascii="David" w:hAnsi="David"/>
          <w:rtl/>
          <w:lang w:eastAsia="he-IL"/>
        </w:rPr>
        <w:t>(עמ' 9)</w:t>
      </w:r>
      <w:r>
        <w:rPr>
          <w:rFonts w:ascii="David" w:hAnsi="David" w:hint="cs"/>
          <w:rtl/>
          <w:lang w:eastAsia="he-IL"/>
        </w:rPr>
        <w:t xml:space="preserve">. </w:t>
      </w:r>
      <w:r>
        <w:rPr>
          <w:rFonts w:ascii="David" w:hAnsi="David"/>
          <w:rtl/>
          <w:lang w:eastAsia="he-IL"/>
        </w:rPr>
        <w:t xml:space="preserve">פסה"ד </w:t>
      </w:r>
      <w:r>
        <w:rPr>
          <w:rFonts w:ascii="David" w:hAnsi="David"/>
          <w:u w:val="single"/>
          <w:rtl/>
          <w:lang w:eastAsia="he-IL"/>
        </w:rPr>
        <w:t>מצטט את עדות הבעל</w:t>
      </w:r>
      <w:r>
        <w:rPr>
          <w:rFonts w:ascii="David" w:hAnsi="David" w:hint="cs"/>
          <w:rtl/>
          <w:lang w:eastAsia="he-IL"/>
        </w:rPr>
        <w:t xml:space="preserve"> "</w:t>
      </w:r>
      <w:r>
        <w:rPr>
          <w:rFonts w:ascii="FrankRuehl" w:hAnsi="FrankRuehl" w:cs="FrankRuehl"/>
          <w:sz w:val="26"/>
          <w:szCs w:val="26"/>
          <w:rtl/>
          <w:lang w:eastAsia="he-IL"/>
        </w:rPr>
        <w:t>כל בני גילי קיבלו דירות על חשבון הקיבוץ, אני האחרון שהמשק לא נתן לו לבנות ולכן נכנסתי לפרוייקט החדש</w:t>
      </w:r>
      <w:r>
        <w:rPr>
          <w:rFonts w:ascii="David" w:hAnsi="David" w:hint="cs"/>
          <w:rtl/>
          <w:lang w:eastAsia="he-IL"/>
        </w:rPr>
        <w:t>" (</w:t>
      </w:r>
      <w:r>
        <w:rPr>
          <w:rFonts w:ascii="David" w:hAnsi="David"/>
          <w:rtl/>
          <w:lang w:eastAsia="he-IL"/>
        </w:rPr>
        <w:t>עמ' 12)</w:t>
      </w:r>
      <w:r>
        <w:rPr>
          <w:rFonts w:ascii="David" w:hAnsi="David" w:hint="cs"/>
          <w:rtl/>
          <w:lang w:eastAsia="he-IL"/>
        </w:rPr>
        <w:t>.</w:t>
      </w:r>
    </w:p>
    <w:p w14:paraId="6F3CFC5D" w14:textId="77777777" w:rsidR="00C204EF" w:rsidRDefault="00C204EF" w:rsidP="00C204EF">
      <w:pPr>
        <w:keepNext w:val="0"/>
        <w:tabs>
          <w:tab w:val="left" w:pos="424"/>
        </w:tabs>
        <w:ind w:left="424" w:hanging="424"/>
        <w:rPr>
          <w:rFonts w:ascii="David" w:hAnsi="David"/>
          <w:rtl/>
        </w:rPr>
      </w:pPr>
    </w:p>
    <w:p w14:paraId="11AA5D7F" w14:textId="60E0DF7B" w:rsidR="00C204EF" w:rsidRPr="002525D0" w:rsidRDefault="00C204EF" w:rsidP="00C204EF">
      <w:pPr>
        <w:keepNext w:val="0"/>
        <w:tabs>
          <w:tab w:val="left" w:pos="424"/>
        </w:tabs>
        <w:ind w:left="424" w:hanging="424"/>
        <w:rPr>
          <w:rFonts w:ascii="David" w:hAnsi="David"/>
          <w:rtl/>
        </w:rPr>
      </w:pPr>
      <w:del w:id="90077" w:author="Claude" w:date="2026-10-05T09:00:00Z">
        <w:r>
          <w:rPr>
            <w:rFonts w:ascii="David" w:hAnsi="David" w:hint="cs"/>
            <w:rtl/>
          </w:rPr>
          <w:delText>25.</w:delText>
        </w:r>
      </w:del>
      <w:ins w:id="90078" w:author="Claude" w:date="2026-10-05T09:00:00Z">
        <w:r>
          <w:rPr>
            <w:rFonts w:ascii="David" w:hAnsi="David" w:hint="cs"/>
            <w:rtl/>
          </w:rPr>
          <w:t xml:space="preserve">10.</w:t>
        </w:r>
      </w:ins>
      <w:r>
        <w:rPr>
          <w:rFonts w:ascii="David" w:hAnsi="David"/>
          <w:rtl/>
        </w:rPr>
        <w:tab/>
      </w:r>
      <w:r>
        <w:rPr>
          <w:rFonts w:ascii="David" w:hAnsi="David" w:hint="eastAsia"/>
          <w:b/>
          <w:bCs/>
          <w:rtl/>
          <w:lang w:eastAsia="he-IL"/>
        </w:rPr>
        <w:t>שלישית</w:t>
      </w:r>
      <w:r>
        <w:rPr>
          <w:rFonts w:ascii="David" w:hAnsi="David" w:hint="cs"/>
          <w:rtl/>
          <w:lang w:eastAsia="he-IL"/>
        </w:rPr>
        <w:t xml:space="preserve">, ביה"ד </w:t>
      </w:r>
      <w:r>
        <w:rPr>
          <w:rFonts w:ascii="David" w:hAnsi="David" w:hint="cs"/>
          <w:b/>
          <w:bCs/>
          <w:rtl/>
          <w:lang w:eastAsia="he-IL"/>
        </w:rPr>
        <w:t>הכריע</w:t>
      </w:r>
      <w:r>
        <w:rPr>
          <w:rFonts w:ascii="David" w:hAnsi="David" w:hint="cs"/>
          <w:rtl/>
          <w:lang w:eastAsia="he-IL"/>
        </w:rPr>
        <w:t xml:space="preserve"> </w:t>
      </w:r>
      <w:r>
        <w:rPr>
          <w:rFonts w:ascii="David" w:hAnsi="David" w:hint="cs"/>
          <w:b/>
          <w:bCs/>
          <w:rtl/>
          <w:lang w:eastAsia="he-IL"/>
        </w:rPr>
        <w:t>עובדתית</w:t>
      </w:r>
      <w:r>
        <w:rPr>
          <w:rFonts w:ascii="David" w:hAnsi="David" w:hint="cs"/>
          <w:rtl/>
          <w:lang w:eastAsia="he-IL"/>
        </w:rPr>
        <w:t xml:space="preserve">, כי </w:t>
      </w:r>
      <w:r>
        <w:rPr>
          <w:rFonts w:ascii="David" w:hAnsi="David" w:hint="cs"/>
          <w:b/>
          <w:bCs/>
          <w:rtl/>
          <w:lang w:eastAsia="he-IL"/>
        </w:rPr>
        <w:t xml:space="preserve">העותרת </w:t>
      </w:r>
      <w:r>
        <w:rPr>
          <w:rFonts w:ascii="David" w:hAnsi="David" w:hint="cs"/>
          <w:b/>
          <w:bCs/>
          <w:u w:val="single"/>
          <w:rtl/>
          <w:lang w:eastAsia="he-IL"/>
        </w:rPr>
        <w:t>ידעה היטב</w:t>
      </w:r>
      <w:r>
        <w:rPr>
          <w:rFonts w:ascii="David" w:hAnsi="David" w:hint="cs"/>
          <w:b/>
          <w:bCs/>
          <w:rtl/>
          <w:lang w:eastAsia="he-IL"/>
        </w:rPr>
        <w:t xml:space="preserve"> שהבית </w:t>
      </w:r>
      <w:del w:id="90216" w:author="Claude" w:date="2026-10-05T09:00:00Z">
        <w:r>
          <w:rPr>
            <w:rFonts w:ascii="David" w:hAnsi="David" w:hint="cs"/>
            <w:b/>
            <w:bCs/>
            <w:rtl/>
            <w:lang w:eastAsia="he-IL"/>
          </w:rPr>
          <w:delText xml:space="preserve">לא שייך</w:delText>
        </w:r>
      </w:del>
      <w:ins w:id="90217" w:author="Claude" w:date="2026-10-05T09:00:00Z">
        <w:r>
          <w:rPr>
            <w:rFonts w:ascii="David" w:hAnsi="David" w:hint="cs"/>
            <w:b/>
            <w:bCs/>
            <w:rtl/>
            <w:lang w:eastAsia="he-IL"/>
          </w:rPr>
          <w:t xml:space="preserve">אינו שייך</w:t>
        </w:r>
      </w:ins>
      <w:r>
        <w:rPr>
          <w:rFonts w:ascii="David" w:hAnsi="David" w:hint="cs"/>
          <w:b/>
          <w:bCs/>
          <w:rtl/>
          <w:lang w:eastAsia="he-IL"/>
        </w:rPr>
        <w:t xml:space="preserve"> לה או לבעל</w:t>
      </w:r>
      <w:r>
        <w:rPr>
          <w:rFonts w:ascii="David" w:hAnsi="David" w:hint="cs"/>
          <w:rtl/>
          <w:lang w:eastAsia="he-IL"/>
        </w:rPr>
        <w:t>:</w:t>
      </w:r>
    </w:p>
    <w:p w14:paraId="4FD17F38" w14:textId="77777777" w:rsidR="00C204EF" w:rsidRPr="002917C2" w:rsidRDefault="00C204EF" w:rsidP="00C204EF">
      <w:pPr>
        <w:keepNext w:val="0"/>
        <w:pBdr>
          <w:top w:val="single" w:sz="4" w:space="1" w:color="auto"/>
          <w:left w:val="single" w:sz="4" w:space="4" w:color="auto"/>
          <w:bottom w:val="single" w:sz="4" w:space="1" w:color="auto"/>
          <w:right w:val="single" w:sz="4" w:space="4" w:color="auto"/>
        </w:pBdr>
        <w:ind w:left="707"/>
        <w:rPr>
          <w:rFonts w:ascii="David" w:hAnsi="David"/>
          <w:b/>
          <w:rtl/>
        </w:rPr>
      </w:pPr>
      <w:r>
        <w:rPr>
          <w:rFonts w:ascii="FrankRuehl" w:hAnsi="FrankRuehl" w:cs="FrankRuehl"/>
          <w:b/>
          <w:rtl/>
        </w:rPr>
        <w:t>"</w:t>
      </w:r>
      <w:r>
        <w:rPr>
          <w:rFonts w:ascii="FrankRuehl" w:hAnsi="FrankRuehl" w:cs="FrankRuehl"/>
          <w:bCs/>
          <w:sz w:val="26"/>
          <w:szCs w:val="26"/>
          <w:u w:val="single"/>
          <w:rtl/>
        </w:rPr>
        <w:t>משידעה האשה</w:t>
      </w:r>
      <w:r>
        <w:rPr>
          <w:rFonts w:ascii="FrankRuehl" w:hAnsi="FrankRuehl" w:cs="FrankRuehl"/>
          <w:b/>
          <w:sz w:val="26"/>
          <w:szCs w:val="26"/>
          <w:rtl/>
        </w:rPr>
        <w:t xml:space="preserve"> שהבית הינו של הקיבוץ </w:t>
      </w:r>
      <w:r>
        <w:rPr>
          <w:rFonts w:ascii="FrankRuehl" w:hAnsi="FrankRuehl" w:cs="FrankRuehl"/>
          <w:bCs/>
          <w:sz w:val="26"/>
          <w:szCs w:val="26"/>
          <w:u w:val="single"/>
          <w:rtl/>
        </w:rPr>
        <w:t>והשקיעה בבית ע"מ ליצר עבורה סביבת מגורים טובה ונוחה</w:t>
      </w:r>
      <w:r>
        <w:rPr>
          <w:rFonts w:ascii="FrankRuehl" w:hAnsi="FrankRuehl" w:cs="FrankRuehl"/>
          <w:b/>
          <w:sz w:val="26"/>
          <w:szCs w:val="26"/>
          <w:rtl/>
        </w:rPr>
        <w:t>...</w:t>
      </w:r>
      <w:r>
        <w:rPr>
          <w:rFonts w:ascii="FrankRuehl" w:hAnsi="FrankRuehl" w:cs="FrankRuehl"/>
          <w:b/>
          <w:sz w:val="26"/>
          <w:szCs w:val="26"/>
          <w:u w:val="single"/>
          <w:rtl/>
        </w:rPr>
        <w:t xml:space="preserve">האשה </w:t>
      </w:r>
      <w:r>
        <w:rPr>
          <w:rFonts w:ascii="FrankRuehl" w:hAnsi="FrankRuehl" w:cs="FrankRuehl"/>
          <w:bCs/>
          <w:sz w:val="26"/>
          <w:szCs w:val="26"/>
          <w:u w:val="single"/>
          <w:rtl/>
        </w:rPr>
        <w:t>ידעה</w:t>
      </w:r>
      <w:r>
        <w:rPr>
          <w:rFonts w:ascii="FrankRuehl" w:hAnsi="FrankRuehl" w:cs="FrankRuehl"/>
          <w:bCs/>
          <w:sz w:val="26"/>
          <w:szCs w:val="26"/>
          <w:rtl/>
        </w:rPr>
        <w:t xml:space="preserve"> שאין לה או לאיש זכות קניינית בבית</w:t>
      </w:r>
      <w:r>
        <w:rPr>
          <w:rFonts w:ascii="FrankRuehl" w:hAnsi="FrankRuehl" w:cs="FrankRuehl"/>
          <w:b/>
          <w:sz w:val="26"/>
          <w:szCs w:val="26"/>
          <w:rtl/>
        </w:rPr>
        <w:t xml:space="preserve">, הרי השקעתה בבית, אם היתה וכנראה שהיתה לפחות בסכום של 80,000 ₪ הינה כהשקעה של שיפוץ והשבחה </w:t>
      </w:r>
      <w:r>
        <w:rPr>
          <w:rFonts w:ascii="FrankRuehl" w:hAnsi="FrankRuehl" w:cs="FrankRuehl"/>
          <w:bCs/>
          <w:sz w:val="26"/>
          <w:szCs w:val="26"/>
          <w:u w:val="single"/>
          <w:rtl/>
        </w:rPr>
        <w:t>בבית מושכר</w:t>
      </w:r>
      <w:r>
        <w:rPr>
          <w:rFonts w:ascii="David" w:hAnsi="David"/>
          <w:b/>
          <w:rtl/>
        </w:rPr>
        <w:t>" (עמ' 19).</w:t>
      </w:r>
    </w:p>
    <w:p w14:paraId="330A5605" w14:textId="77777777" w:rsidR="00C204EF" w:rsidRDefault="00C204EF" w:rsidP="00C204EF">
      <w:pPr>
        <w:keepNext w:val="0"/>
        <w:tabs>
          <w:tab w:val="left" w:pos="424"/>
        </w:tabs>
        <w:rPr>
          <w:rFonts w:ascii="David" w:hAnsi="David"/>
          <w:rtl/>
        </w:rPr>
      </w:pPr>
      <w:r>
        <w:rPr>
          <w:rFonts w:ascii="David" w:hAnsi="David" w:hint="cs"/>
          <w:rtl/>
        </w:rPr>
        <w:t xml:space="preserve">  </w:t>
      </w:r>
    </w:p>
    <w:p w14:paraId="2E92CD04" w14:textId="416EC665" w:rsidR="00C204EF" w:rsidRPr="00F929FA" w:rsidRDefault="00C204EF" w:rsidP="00C204EF">
      <w:pPr>
        <w:keepNext w:val="0"/>
        <w:tabs>
          <w:tab w:val="left" w:pos="424"/>
        </w:tabs>
        <w:ind w:left="424" w:hanging="424"/>
        <w:rPr>
          <w:rFonts w:ascii="David" w:hAnsi="David"/>
          <w:u w:val="single"/>
          <w:rtl/>
        </w:rPr>
      </w:pPr>
      <w:del w:id="90079" w:author="Claude" w:date="2026-10-05T09:00:00Z">
        <w:r>
          <w:rPr>
            <w:rFonts w:ascii="David" w:hAnsi="David" w:hint="cs"/>
            <w:rtl/>
          </w:rPr>
          <w:delText>26.</w:delText>
        </w:r>
      </w:del>
      <w:ins w:id="90080" w:author="Claude" w:date="2026-10-05T09:00:00Z">
        <w:r>
          <w:rPr>
            <w:rFonts w:ascii="David" w:hAnsi="David" w:hint="cs"/>
            <w:rtl/>
          </w:rPr>
          <w:t xml:space="preserve">11.</w:t>
        </w:r>
      </w:ins>
      <w:r>
        <w:rPr>
          <w:rFonts w:ascii="David" w:hAnsi="David"/>
          <w:rtl/>
        </w:rPr>
        <w:tab/>
      </w:r>
      <w:r>
        <w:rPr>
          <w:rFonts w:ascii="David" w:hAnsi="David" w:hint="eastAsia"/>
          <w:b/>
          <w:bCs/>
          <w:rtl/>
        </w:rPr>
        <w:t>רביעית</w:t>
      </w:r>
      <w:r>
        <w:rPr>
          <w:rFonts w:ascii="David" w:hAnsi="David" w:hint="cs"/>
          <w:rtl/>
        </w:rPr>
        <w:t xml:space="preserve">, ביה"ד </w:t>
      </w:r>
      <w:r>
        <w:rPr>
          <w:rFonts w:ascii="David" w:hAnsi="David" w:hint="cs"/>
          <w:b/>
          <w:bCs/>
          <w:rtl/>
        </w:rPr>
        <w:t>הכריע עובדתית</w:t>
      </w:r>
      <w:r>
        <w:rPr>
          <w:rFonts w:ascii="David" w:hAnsi="David" w:hint="cs"/>
          <w:rtl/>
        </w:rPr>
        <w:t xml:space="preserve"> כי </w:t>
      </w:r>
      <w:r>
        <w:rPr>
          <w:rFonts w:ascii="David" w:hAnsi="David" w:hint="cs"/>
          <w:b/>
          <w:bCs/>
          <w:u w:val="single"/>
          <w:rtl/>
        </w:rPr>
        <w:t>המשיב</w:t>
      </w:r>
      <w:r>
        <w:rPr>
          <w:rFonts w:ascii="David" w:hAnsi="David" w:hint="cs"/>
          <w:b/>
          <w:bCs/>
          <w:rtl/>
        </w:rPr>
        <w:t xml:space="preserve"> מימן את הבנייה ואף </w:t>
      </w:r>
      <w:del w:id="90218" w:author="Claude" w:date="2026-10-05T09:00:00Z">
        <w:r>
          <w:rPr>
            <w:rFonts w:ascii="David" w:hAnsi="David" w:hint="cs"/>
            <w:b/>
            <w:bCs/>
            <w:rtl/>
          </w:rPr>
          <w:delText xml:space="preserve">היה לווה המשכנתא</w:delText>
        </w:r>
      </w:del>
      <w:del w:id="90219" w:author="Claude" w:date="2026-10-05T09:00:00Z">
        <w:r>
          <w:rPr>
            <w:rFonts w:ascii="David" w:hAnsi="David" w:hint="cs"/>
            <w:rtl/>
          </w:rPr>
          <w:delText xml:space="preserve"> </w:delText>
        </w:r>
      </w:del>
      <w:del w:id="90220" w:author="Claude" w:date="2026-10-05T09:00:00Z">
        <w:r>
          <w:rPr>
            <w:rFonts w:ascii="David" w:hAnsi="David" w:hint="cs"/>
            <w:b/>
            <w:bCs/>
            <w:rtl/>
          </w:rPr>
          <w:delText>ו</w:delText>
        </w:r>
      </w:del>
      <w:del w:id="90221" w:author="Claude" w:date="2026-10-05T09:00:00Z">
        <w:r>
          <w:rPr>
            <w:rFonts w:ascii="David" w:hAnsi="David" w:hint="cs"/>
            <w:b/>
            <w:bCs/>
            <w:u w:val="single"/>
            <w:rtl/>
          </w:rPr>
          <w:delText>הוא</w:delText>
        </w:r>
      </w:del>
      <w:del w:id="90222" w:author="Claude" w:date="2026-10-05T09:00:00Z">
        <w:r>
          <w:rPr>
            <w:rFonts w:ascii="David" w:hAnsi="David" w:hint="cs"/>
            <w:b/>
            <w:bCs/>
            <w:rtl/>
          </w:rPr>
          <w:delText xml:space="preserve"> החזיר אותה</w:delText>
        </w:r>
      </w:del>
      <w:ins w:id="90223" w:author="Claude" w:date="2026-10-05T09:00:00Z">
        <w:r>
          <w:rPr>
            <w:rFonts w:ascii="David" w:hAnsi="David" w:hint="cs"/>
            <w:b/>
            <w:bCs/>
            <w:rtl/>
          </w:rPr>
          <w:t xml:space="preserve">היה הלווה במשכנתא ואף פרע אותה</w:t>
        </w:r>
      </w:ins>
      <w:r>
        <w:rPr>
          <w:rFonts w:ascii="David" w:hAnsi="David" w:hint="cs"/>
          <w:rtl/>
        </w:rPr>
        <w:t xml:space="preserve">; </w:t>
      </w:r>
      <w:del w:id="90005" w:author="Claude" w:date="2026-10-05T09:00:00Z">
        <w:r>
          <w:rPr>
            <w:rFonts w:ascii="David" w:hAnsi="David" w:hint="cs"/>
            <w:rtl/>
          </w:rPr>
          <w:delText xml:space="preserve">כי קיבל </w:delText>
        </w:r>
      </w:del>
      <w:del w:id="90006" w:author="Claude" w:date="2026-10-05T09:00:00Z">
        <w:r>
          <w:rPr>
            <w:rFonts w:ascii="David" w:hAnsi="David" w:hint="eastAsia"/>
            <w:rtl/>
          </w:rPr>
          <w:delText>החזר</w:delText>
        </w:r>
      </w:del>
      <w:del w:id="90007" w:author="Claude" w:date="2026-10-05T09:00:00Z">
        <w:r>
          <w:rPr>
            <w:rFonts w:ascii="David" w:hAnsi="David"/>
            <w:rtl/>
          </w:rPr>
          <w:delText xml:space="preserve"> מהקיבוץ, מידי חודש</w:delText>
        </w:r>
      </w:del>
      <w:del w:id="90008" w:author="Claude" w:date="2026-10-05T09:00:00Z">
        <w:r>
          <w:rPr>
            <w:rFonts w:ascii="David" w:hAnsi="David" w:hint="cs"/>
            <w:rtl/>
          </w:rPr>
          <w:delText xml:space="preserve">, </w:delText>
        </w:r>
      </w:del>
      <w:del w:id="90009" w:author="Claude" w:date="2026-10-05T09:00:00Z">
        <w:r>
          <w:rPr>
            <w:rFonts w:ascii="David" w:hAnsi="David" w:hint="cs"/>
            <w:u w:val="single"/>
            <w:rtl/>
          </w:rPr>
          <w:delText xml:space="preserve">בסך </w:delText>
        </w:r>
      </w:del>
      <w:del w:id="90010" w:author="Claude" w:date="2026-10-05T09:00:00Z">
        <w:r>
          <w:rPr>
            <w:rFonts w:ascii="David" w:hAnsi="David" w:hint="cs"/>
            <w:b/>
            <w:bCs/>
            <w:u w:val="single"/>
            <w:rtl/>
          </w:rPr>
          <w:delText xml:space="preserve">412,000 </w:delText>
        </w:r>
      </w:del>
      <w:del w:id="90011" w:author="Claude" w:date="2026-10-05T09:00:00Z">
        <w:r>
          <w:rPr>
            <w:rFonts w:ascii="David" w:hAnsi="David" w:hint="cs"/>
            <w:u w:val="single"/>
            <w:rtl/>
          </w:rPr>
          <w:delText xml:space="preserve">₪</w:delText>
        </w:r>
      </w:del>
      <w:ins w:id="90012" w:author="Claude" w:date="2026-10-05T09:00:00Z">
        <w:r>
          <w:rPr>
            <w:rFonts w:ascii="David" w:hAnsi="David" w:hint="cs"/>
            <w:rtl/>
          </w:rPr>
          <w:t xml:space="preserve">כי קיבל מהקיבוץ החזרים חודשיים בסך מצטבר של 412,000 ₪</w:t>
        </w:r>
      </w:ins>
      <w:r>
        <w:rPr>
          <w:rFonts w:ascii="David" w:hAnsi="David" w:hint="cs"/>
          <w:u w:val="single"/>
          <w:rtl/>
        </w:rPr>
        <w:t xml:space="preserve">, בגין עשרות שנות הוותק שלו</w:t>
      </w:r>
      <w:r>
        <w:rPr>
          <w:rFonts w:ascii="David" w:hAnsi="David" w:hint="cs"/>
          <w:rtl/>
        </w:rPr>
        <w:t xml:space="preserve">; והוכח כי </w:t>
      </w:r>
      <w:r>
        <w:rPr>
          <w:rFonts w:ascii="David" w:hAnsi="David" w:hint="cs"/>
          <w:u w:val="single"/>
          <w:rtl/>
        </w:rPr>
        <w:t xml:space="preserve">חלק גדול מהמשכנתא </w:t>
      </w:r>
      <w:commentRangeStart w:id="3"/>
      <w:r>
        <w:rPr>
          <w:rFonts w:ascii="David" w:hAnsi="David" w:hint="cs"/>
          <w:u w:val="single"/>
          <w:rtl/>
        </w:rPr>
        <w:t xml:space="preserve">(סך של </w:t>
      </w:r>
      <w:r>
        <w:rPr>
          <w:rFonts w:ascii="David" w:hAnsi="David" w:hint="cs"/>
          <w:b/>
          <w:bCs/>
          <w:u w:val="single"/>
          <w:rtl/>
        </w:rPr>
        <w:t>197,000 ₪</w:t>
      </w:r>
      <w:r>
        <w:rPr>
          <w:rFonts w:ascii="David" w:hAnsi="David" w:hint="cs"/>
          <w:u w:val="single"/>
          <w:rtl/>
        </w:rPr>
        <w:t xml:space="preserve">)</w:t>
      </w:r>
      <w:commentRangeEnd w:id="3"/>
      <w:r>
        <w:rPr>
          <w:rStyle w:val="CommentReference"/>
        </w:rPr>
        <w:commentReference w:id="3"/>
      </w:r>
      <w:r>
        <w:rPr>
          <w:rFonts w:ascii="David" w:hAnsi="David" w:hint="cs"/>
          <w:u w:val="single"/>
          <w:rtl/>
        </w:rPr>
        <w:t xml:space="preserve"> שילם המשיב אף </w:t>
      </w:r>
      <w:r>
        <w:rPr>
          <w:rFonts w:ascii="David" w:hAnsi="David" w:hint="cs"/>
          <w:b/>
          <w:bCs/>
          <w:u w:val="single"/>
          <w:rtl/>
        </w:rPr>
        <w:t>לאחר</w:t>
      </w:r>
      <w:r>
        <w:rPr>
          <w:rFonts w:ascii="David" w:hAnsi="David" w:hint="cs"/>
          <w:u w:val="single"/>
          <w:rtl/>
        </w:rPr>
        <w:t xml:space="preserve"> מועד הקרע </w:t>
      </w:r>
      <w:r>
        <w:rPr>
          <w:rFonts w:ascii="David" w:hAnsi="David" w:hint="cs"/>
          <w:b/>
          <w:bCs/>
          <w:u w:val="single"/>
          <w:rtl/>
        </w:rPr>
        <w:t>ולאחר</w:t>
      </w:r>
      <w:r>
        <w:rPr>
          <w:rFonts w:ascii="David" w:hAnsi="David" w:hint="cs"/>
          <w:u w:val="single"/>
          <w:rtl/>
        </w:rPr>
        <w:t xml:space="preserve"> שההחזר מהקיבוץ </w:t>
      </w:r>
      <w:r>
        <w:rPr>
          <w:rFonts w:ascii="David" w:hAnsi="David" w:hint="cs"/>
          <w:b/>
          <w:bCs/>
          <w:u w:val="single"/>
          <w:rtl/>
        </w:rPr>
        <w:t>הסתיים</w:t>
      </w:r>
      <w:r>
        <w:rPr>
          <w:rFonts w:ascii="David" w:hAnsi="David" w:hint="cs"/>
          <w:rtl/>
        </w:rPr>
        <w:t xml:space="preserve">: </w:t>
      </w:r>
    </w:p>
    <w:p w14:paraId="50CFEC11" w14:textId="117F986C" w:rsidR="00C204EF" w:rsidRPr="001E5F84"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hanging="142"/>
        <w:rPr>
          <w:rFonts w:ascii="David" w:hAnsi="David"/>
          <w:rtl/>
        </w:rPr>
      </w:pPr>
      <w:r>
        <w:rPr>
          <w:rFonts w:ascii="David" w:hAnsi="David" w:hint="cs"/>
          <w:rtl/>
        </w:rPr>
        <w:t xml:space="preserve"> </w:t>
      </w:r>
      <w:r>
        <w:rPr>
          <w:rFonts w:ascii="David" w:hAnsi="David"/>
          <w:rtl/>
        </w:rPr>
        <w:tab/>
      </w:r>
      <w:r>
        <w:rPr>
          <w:rFonts w:ascii="FrankRuehl" w:hAnsi="FrankRuehl" w:cs="FrankRuehl"/>
          <w:sz w:val="26"/>
          <w:szCs w:val="26"/>
          <w:rtl/>
        </w:rPr>
        <w:t>"האשה אמנם חתמה על הסכמי ההלו</w:t>
      </w:r>
      <w:r>
        <w:rPr>
          <w:rFonts w:ascii="FrankRuehl" w:hAnsi="FrankRuehl" w:cs="FrankRuehl" w:hint="cs"/>
          <w:sz w:val="26"/>
          <w:szCs w:val="26"/>
          <w:rtl/>
        </w:rPr>
        <w:t>ו</w:t>
      </w:r>
      <w:r>
        <w:rPr>
          <w:rFonts w:ascii="FrankRuehl" w:hAnsi="FrankRuehl" w:cs="FrankRuehl"/>
          <w:sz w:val="26"/>
          <w:szCs w:val="26"/>
          <w:rtl/>
        </w:rPr>
        <w:t>אה מול הבנק, מפני שכך הם נוהלי הבנק למשכנתאות במקרה של זוגות נשואים, ע"מ שלא ימצאו עצמם מול אפשרות שבת הזוג תמנע הפעלת אמצעי גביה</w:t>
      </w:r>
      <w:r>
        <w:rPr>
          <w:rFonts w:ascii="FrankRuehl" w:hAnsi="FrankRuehl" w:cs="FrankRuehl" w:hint="cs"/>
          <w:sz w:val="26"/>
          <w:szCs w:val="26"/>
          <w:rtl/>
        </w:rPr>
        <w:t>...</w:t>
      </w:r>
      <w:r>
        <w:rPr>
          <w:rFonts w:ascii="FrankRuehl" w:hAnsi="FrankRuehl" w:cs="FrankRuehl"/>
          <w:sz w:val="26"/>
          <w:szCs w:val="26"/>
          <w:rtl/>
        </w:rPr>
        <w:t xml:space="preserve"> ובכך ידיה כבולות לטעון טענות שונות ביחס להחזר ההלואה. חתימת האשה על מסמכי ההלואה</w:t>
      </w:r>
      <w:r>
        <w:rPr>
          <w:rFonts w:ascii="FrankRuehl" w:hAnsi="FrankRuehl" w:cs="FrankRuehl" w:hint="cs"/>
          <w:sz w:val="26"/>
          <w:szCs w:val="26"/>
          <w:rtl/>
        </w:rPr>
        <w:t>...</w:t>
      </w:r>
      <w:r>
        <w:rPr>
          <w:rFonts w:ascii="FrankRuehl" w:hAnsi="FrankRuehl" w:cs="FrankRuehl"/>
          <w:sz w:val="26"/>
          <w:szCs w:val="26"/>
          <w:u w:val="single"/>
          <w:rtl/>
        </w:rPr>
        <w:t>אין בה כדי לשנות את המהות,</w:t>
      </w:r>
      <w:r>
        <w:rPr>
          <w:rFonts w:ascii="FrankRuehl" w:hAnsi="FrankRuehl" w:cs="FrankRuehl"/>
          <w:sz w:val="26"/>
          <w:szCs w:val="26"/>
          <w:rtl/>
        </w:rPr>
        <w:t xml:space="preserve"> </w:t>
      </w:r>
      <w:r>
        <w:rPr>
          <w:rFonts w:ascii="FrankRuehl" w:hAnsi="FrankRuehl" w:cs="FrankRuehl"/>
          <w:sz w:val="26"/>
          <w:szCs w:val="26"/>
          <w:u w:val="single"/>
          <w:rtl/>
        </w:rPr>
        <w:t xml:space="preserve">שהאיש </w:t>
      </w:r>
      <w:r>
        <w:rPr>
          <w:rFonts w:ascii="FrankRuehl" w:hAnsi="FrankRuehl" w:cs="FrankRuehl"/>
          <w:b/>
          <w:bCs/>
          <w:sz w:val="26"/>
          <w:szCs w:val="26"/>
          <w:u w:val="single"/>
          <w:rtl/>
        </w:rPr>
        <w:t>הוא הלווה</w:t>
      </w:r>
      <w:r>
        <w:rPr>
          <w:rFonts w:ascii="FrankRuehl" w:hAnsi="FrankRuehl" w:cs="FrankRuehl"/>
          <w:sz w:val="26"/>
          <w:szCs w:val="26"/>
          <w:u w:val="single"/>
          <w:rtl/>
        </w:rPr>
        <w:t xml:space="preserve">, והוא גם זה </w:t>
      </w:r>
      <w:r>
        <w:rPr>
          <w:rFonts w:ascii="FrankRuehl" w:hAnsi="FrankRuehl" w:cs="FrankRuehl"/>
          <w:b/>
          <w:bCs/>
          <w:sz w:val="26"/>
          <w:szCs w:val="26"/>
          <w:u w:val="single"/>
          <w:rtl/>
        </w:rPr>
        <w:t>שבפועל פרע מחשבונו</w:t>
      </w:r>
      <w:r>
        <w:rPr>
          <w:rFonts w:ascii="FrankRuehl" w:hAnsi="FrankRuehl" w:cs="FrankRuehl"/>
          <w:sz w:val="26"/>
          <w:szCs w:val="26"/>
          <w:u w:val="single"/>
          <w:rtl/>
        </w:rPr>
        <w:t xml:space="preserve"> את החזרי המשכנתא</w:t>
      </w:r>
      <w:r>
        <w:rPr>
          <w:rFonts w:ascii="FrankRuehl" w:hAnsi="FrankRuehl" w:cs="FrankRuehl"/>
          <w:sz w:val="26"/>
          <w:szCs w:val="26"/>
          <w:rtl/>
        </w:rPr>
        <w:t xml:space="preserve">....העובדה שההלואה נכנסה ויצאה </w:t>
      </w:r>
      <w:r>
        <w:rPr>
          <w:rFonts w:ascii="FrankRuehl" w:hAnsi="FrankRuehl" w:cs="FrankRuehl"/>
          <w:sz w:val="26"/>
          <w:szCs w:val="26"/>
          <w:u w:val="single"/>
          <w:rtl/>
        </w:rPr>
        <w:t>מחשבון הבנק האישי</w:t>
      </w:r>
      <w:r>
        <w:rPr>
          <w:rFonts w:ascii="FrankRuehl" w:hAnsi="FrankRuehl" w:cs="FrankRuehl"/>
          <w:sz w:val="26"/>
          <w:szCs w:val="26"/>
          <w:rtl/>
        </w:rPr>
        <w:t xml:space="preserve"> של </w:t>
      </w:r>
      <w:commentRangeStart w:id="13"/>
      <w:r>
        <w:rPr>
          <w:rFonts w:ascii="FrankRuehl" w:hAnsi="FrankRuehl" w:cs="FrankRuehl"/>
          <w:sz w:val="26"/>
          <w:szCs w:val="26"/>
          <w:rtl/>
        </w:rPr>
        <w:t xml:space="preserve">מר דקל</w:t>
      </w:r>
      <w:commentRangeEnd w:id="13"/>
      <w:r>
        <w:rPr>
          <w:rStyle w:val="CommentReference"/>
        </w:rPr>
        <w:commentReference w:id="13"/>
      </w:r>
      <w:r>
        <w:rPr>
          <w:rFonts w:ascii="FrankRuehl" w:hAnsi="FrankRuehl" w:cs="FrankRuehl" w:hint="cs"/>
          <w:sz w:val="26"/>
          <w:szCs w:val="26"/>
          <w:rtl/>
        </w:rPr>
        <w:t>..</w:t>
      </w:r>
      <w:r>
        <w:rPr>
          <w:rFonts w:ascii="FrankRuehl" w:hAnsi="FrankRuehl" w:cs="FrankRuehl"/>
          <w:sz w:val="26"/>
          <w:szCs w:val="26"/>
          <w:rtl/>
        </w:rPr>
        <w:t xml:space="preserve"> </w:t>
      </w:r>
      <w:r>
        <w:rPr>
          <w:rFonts w:ascii="FrankRuehl" w:hAnsi="FrankRuehl" w:cs="FrankRuehl"/>
          <w:sz w:val="26"/>
          <w:szCs w:val="26"/>
          <w:u w:val="single"/>
          <w:rtl/>
        </w:rPr>
        <w:t>והוא זה שחתם על הסכם הבניה</w:t>
      </w:r>
      <w:r>
        <w:rPr>
          <w:rFonts w:ascii="FrankRuehl" w:hAnsi="FrankRuehl" w:cs="FrankRuehl"/>
          <w:sz w:val="26"/>
          <w:szCs w:val="26"/>
          <w:rtl/>
        </w:rPr>
        <w:t xml:space="preserve"> שבגינו ניתנה הלואת המשכנתא, ללמד יצאה מי הוא הלווה", "</w:t>
      </w:r>
      <w:r>
        <w:rPr>
          <w:rFonts w:ascii="FrankRuehl" w:hAnsi="FrankRuehl" w:cs="FrankRuehl"/>
          <w:b/>
          <w:bCs/>
          <w:sz w:val="26"/>
          <w:szCs w:val="26"/>
          <w:u w:val="single"/>
          <w:rtl/>
        </w:rPr>
        <w:t>הקיבוץ החזיר לאיש</w:t>
      </w:r>
      <w:r>
        <w:rPr>
          <w:rFonts w:ascii="FrankRuehl" w:hAnsi="FrankRuehl" w:cs="FrankRuehl"/>
          <w:sz w:val="26"/>
          <w:szCs w:val="26"/>
          <w:rtl/>
        </w:rPr>
        <w:t xml:space="preserve"> סכום של </w:t>
      </w:r>
      <w:r>
        <w:rPr>
          <w:rFonts w:ascii="FrankRuehl" w:hAnsi="FrankRuehl" w:cs="FrankRuehl"/>
          <w:b/>
          <w:bCs/>
          <w:sz w:val="26"/>
          <w:szCs w:val="26"/>
          <w:u w:val="single"/>
          <w:rtl/>
        </w:rPr>
        <w:t xml:space="preserve">412,000 </w:t>
      </w:r>
      <w:r>
        <w:rPr>
          <w:rFonts w:ascii="FrankRuehl" w:hAnsi="FrankRuehl" w:cs="FrankRuehl"/>
          <w:sz w:val="26"/>
          <w:szCs w:val="26"/>
          <w:rtl/>
        </w:rPr>
        <w:t xml:space="preserve">₪ שנטל כהלואה...ללא כל קשר להיותו נשוי אלא </w:t>
      </w:r>
      <w:r>
        <w:rPr>
          <w:rFonts w:ascii="FrankRuehl" w:hAnsi="FrankRuehl" w:cs="FrankRuehl"/>
          <w:b/>
          <w:bCs/>
          <w:sz w:val="26"/>
          <w:szCs w:val="26"/>
          <w:u w:val="single"/>
          <w:rtl/>
        </w:rPr>
        <w:t>אך ורק</w:t>
      </w:r>
      <w:r>
        <w:rPr>
          <w:rFonts w:ascii="FrankRuehl" w:hAnsi="FrankRuehl" w:cs="FrankRuehl"/>
          <w:sz w:val="26"/>
          <w:szCs w:val="26"/>
          <w:rtl/>
        </w:rPr>
        <w:t xml:space="preserve"> עקב היותו חבר ובן הקיבוץ. </w:t>
      </w:r>
      <w:r>
        <w:rPr>
          <w:rFonts w:ascii="FrankRuehl" w:hAnsi="FrankRuehl" w:cs="FrankRuehl"/>
          <w:sz w:val="26"/>
          <w:szCs w:val="26"/>
          <w:u w:val="single"/>
          <w:rtl/>
        </w:rPr>
        <w:t>הכסף ניתן לא כפרי מאמץ משותף, וניתן לו בין אם היה נשוי ובין כרווק. משכך סכום זה אינו בר איזון</w:t>
      </w:r>
      <w:r>
        <w:rPr>
          <w:rFonts w:ascii="FrankRuehl" w:hAnsi="FrankRuehl" w:cs="FrankRuehl"/>
          <w:sz w:val="26"/>
          <w:szCs w:val="26"/>
          <w:rtl/>
        </w:rPr>
        <w:t>"</w:t>
      </w:r>
      <w:r>
        <w:rPr>
          <w:rFonts w:ascii="FrankRuehl" w:hAnsi="FrankRuehl" w:cs="FrankRuehl" w:hint="cs"/>
          <w:sz w:val="26"/>
          <w:szCs w:val="26"/>
          <w:rtl/>
        </w:rPr>
        <w:t xml:space="preserve">; </w:t>
      </w:r>
      <w:r>
        <w:rPr>
          <w:rFonts w:ascii="FrankRuehl" w:hAnsi="FrankRuehl" w:cs="FrankRuehl"/>
          <w:sz w:val="26"/>
          <w:szCs w:val="26"/>
          <w:rtl/>
        </w:rPr>
        <w:t>"</w:t>
      </w:r>
      <w:r>
        <w:rPr>
          <w:rFonts w:ascii="FrankRuehl" w:hAnsi="FrankRuehl" w:cs="FrankRuehl"/>
          <w:sz w:val="26"/>
          <w:szCs w:val="26"/>
          <w:u w:val="single"/>
          <w:rtl/>
        </w:rPr>
        <w:t xml:space="preserve">כספים שקיבל האיש מהקיבוץ בהיותו חבר קיבוץ, ללא שייכות לקשר הזוגי... </w:t>
      </w:r>
      <w:r>
        <w:rPr>
          <w:rFonts w:ascii="FrankRuehl" w:hAnsi="FrankRuehl" w:cs="FrankRuehl" w:hint="cs"/>
          <w:sz w:val="26"/>
          <w:szCs w:val="26"/>
          <w:u w:val="single"/>
          <w:rtl/>
        </w:rPr>
        <w:t>א</w:t>
      </w:r>
      <w:r>
        <w:rPr>
          <w:rFonts w:ascii="FrankRuehl" w:hAnsi="FrankRuehl" w:cs="FrankRuehl"/>
          <w:sz w:val="26"/>
          <w:szCs w:val="26"/>
          <w:u w:val="single"/>
          <w:rtl/>
        </w:rPr>
        <w:t>ינו יכול להיות מוגדר כ'מאמץ משותף'. כך גם החזר הלוואה בסכום של 412,000 ₪ שקיבל מכח תקציבו בקיבוץ</w:t>
      </w:r>
      <w:r>
        <w:rPr>
          <w:rFonts w:ascii="FrankRuehl" w:hAnsi="FrankRuehl" w:cs="FrankRuehl" w:hint="cs"/>
          <w:sz w:val="26"/>
          <w:szCs w:val="26"/>
          <w:u w:val="single"/>
          <w:rtl/>
        </w:rPr>
        <w:t>.</w:t>
      </w:r>
      <w:r>
        <w:rPr>
          <w:rFonts w:ascii="FrankRuehl" w:hAnsi="FrankRuehl" w:cs="FrankRuehl" w:hint="cs"/>
          <w:sz w:val="26"/>
          <w:szCs w:val="26"/>
          <w:rtl/>
        </w:rPr>
        <w:t>..</w:t>
      </w:r>
      <w:r>
        <w:rPr>
          <w:rFonts w:ascii="FrankRuehl" w:hAnsi="FrankRuehl" w:cs="FrankRuehl"/>
          <w:sz w:val="26"/>
          <w:szCs w:val="26"/>
          <w:rtl/>
        </w:rPr>
        <w:t xml:space="preserve">אך ורק עקב היותו חבר ובן הקיבוץ" </w:t>
      </w:r>
      <w:r>
        <w:rPr>
          <w:rFonts w:ascii="David" w:hAnsi="David" w:hint="cs"/>
          <w:rtl/>
        </w:rPr>
        <w:t xml:space="preserve">(עמ' 10-11 לפסה"ד). </w:t>
      </w:r>
    </w:p>
    <w:p w14:paraId="53A02B4E" w14:textId="77777777" w:rsidR="00C204EF" w:rsidRDefault="00C204EF" w:rsidP="00C204EF">
      <w:pPr>
        <w:keepNext w:val="0"/>
        <w:tabs>
          <w:tab w:val="left" w:pos="424"/>
        </w:tabs>
        <w:rPr>
          <w:rFonts w:ascii="David" w:hAnsi="David"/>
          <w:rtl/>
          <w:lang w:eastAsia="he-IL"/>
        </w:rPr>
      </w:pPr>
    </w:p>
    <w:p w14:paraId="42AA3517" w14:textId="67072426" w:rsidR="00C204EF" w:rsidRPr="00B34041" w:rsidRDefault="00C204EF" w:rsidP="00C204EF">
      <w:pPr>
        <w:keepNext w:val="0"/>
        <w:tabs>
          <w:tab w:val="left" w:pos="424"/>
        </w:tabs>
        <w:ind w:left="425" w:hanging="425"/>
        <w:rPr>
          <w:rFonts w:ascii="David" w:hAnsi="David"/>
          <w:rtl/>
          <w:lang w:eastAsia="he-IL"/>
        </w:rPr>
      </w:pPr>
      <w:del w:id="90081" w:author="Claude" w:date="2026-10-05T09:00:00Z">
        <w:r>
          <w:rPr>
            <w:rFonts w:ascii="David" w:hAnsi="David" w:hint="cs"/>
            <w:rtl/>
            <w:lang w:eastAsia="he-IL"/>
          </w:rPr>
          <w:delText xml:space="preserve">27. </w:delText>
        </w:r>
      </w:del>
      <w:ins w:id="90082" w:author="Claude" w:date="2026-10-05T09:00:00Z">
        <w:r>
          <w:rPr>
            <w:rFonts w:ascii="David" w:hAnsi="David" w:hint="cs"/>
            <w:rtl/>
            <w:lang w:eastAsia="he-IL"/>
          </w:rPr>
          <w:t xml:space="preserve">12.</w:t>
        </w:r>
      </w:ins>
      <w:r>
        <w:rPr>
          <w:rFonts w:ascii="David" w:hAnsi="David"/>
          <w:rtl/>
          <w:lang w:eastAsia="he-IL"/>
        </w:rPr>
        <w:tab/>
      </w:r>
      <w:r>
        <w:rPr>
          <w:rFonts w:ascii="David" w:hAnsi="David" w:hint="eastAsia"/>
          <w:b/>
          <w:bCs/>
          <w:rtl/>
          <w:lang w:eastAsia="he-IL"/>
        </w:rPr>
        <w:t>חמישית</w:t>
      </w:r>
      <w:r>
        <w:rPr>
          <w:rFonts w:ascii="David" w:hAnsi="David" w:hint="cs"/>
          <w:rtl/>
          <w:lang w:eastAsia="he-IL"/>
        </w:rPr>
        <w:t xml:space="preserve">, ביה"ד </w:t>
      </w:r>
      <w:r>
        <w:rPr>
          <w:rFonts w:ascii="David" w:hAnsi="David" w:hint="cs"/>
          <w:b/>
          <w:bCs/>
          <w:rtl/>
          <w:lang w:eastAsia="he-IL"/>
        </w:rPr>
        <w:t>הכריע עובדתית</w:t>
      </w:r>
      <w:r>
        <w:rPr>
          <w:rFonts w:ascii="David" w:hAnsi="David" w:hint="cs"/>
          <w:rtl/>
          <w:lang w:eastAsia="he-IL"/>
        </w:rPr>
        <w:t xml:space="preserve"> כי </w:t>
      </w:r>
      <w:r>
        <w:rPr>
          <w:rFonts w:ascii="David" w:hAnsi="David" w:hint="cs"/>
          <w:b/>
          <w:bCs/>
          <w:rtl/>
          <w:lang w:eastAsia="he-IL"/>
        </w:rPr>
        <w:t xml:space="preserve">זכות המגורים של המשיב עברה איתו מבית לבית</w:t>
      </w:r>
      <w:r>
        <w:rPr>
          <w:rFonts w:ascii="David" w:hAnsi="David" w:hint="cs"/>
          <w:rtl/>
          <w:lang w:eastAsia="he-IL"/>
        </w:rPr>
        <w:t xml:space="preserve">, כי הוא </w:t>
      </w:r>
      <w:r>
        <w:rPr>
          <w:rFonts w:ascii="David" w:hAnsi="David" w:hint="cs"/>
          <w:b/>
          <w:bCs/>
          <w:rtl/>
          <w:lang w:eastAsia="he-IL"/>
        </w:rPr>
        <w:t>מימן את הבנייה וקיבל החזרים מהקיבוץ</w:t>
      </w:r>
      <w:r>
        <w:rPr>
          <w:rFonts w:ascii="David" w:hAnsi="David" w:hint="cs"/>
          <w:rtl/>
          <w:lang w:eastAsia="he-IL"/>
        </w:rPr>
        <w:t xml:space="preserve">, כי </w:t>
      </w:r>
      <w:del w:id="90304" w:author="Claude" w:date="2026-10-05T09:00:00Z">
        <w:r>
          <w:rPr>
            <w:rFonts w:ascii="David" w:hAnsi="David" w:hint="cs"/>
            <w:b/>
            <w:bCs/>
            <w:rtl/>
            <w:lang w:eastAsia="he-IL"/>
          </w:rPr>
          <w:delText>האשה רכשה בית משלה</w:delText>
        </w:r>
      </w:del>
      <w:ins w:id="90305" w:author="Claude" w:date="2026-10-05T09:00:00Z">
        <w:r>
          <w:rPr>
            <w:rFonts w:ascii="David" w:hAnsi="David" w:hint="cs"/>
            <w:b/>
            <w:bCs/>
            <w:rtl/>
            <w:lang w:eastAsia="he-IL"/>
          </w:rPr>
          <w:t xml:space="preserve">העותרת רכשה דירה משלה</w:t>
        </w:r>
      </w:ins>
      <w:r>
        <w:rPr>
          <w:rFonts w:ascii="David" w:hAnsi="David" w:hint="cs"/>
          <w:rtl/>
          <w:lang w:eastAsia="he-IL"/>
        </w:rPr>
        <w:t xml:space="preserve">, וכי </w:t>
      </w:r>
      <w:r>
        <w:rPr>
          <w:rFonts w:ascii="David" w:hAnsi="David" w:hint="cs"/>
          <w:b/>
          <w:bCs/>
          <w:rtl/>
          <w:lang w:eastAsia="he-IL"/>
        </w:rPr>
        <w:t>לא התקיים שיוך לבית בקיבוץ</w:t>
      </w:r>
      <w:r>
        <w:rPr>
          <w:rFonts w:ascii="David" w:hAnsi="David" w:hint="cs"/>
          <w:rtl/>
          <w:lang w:eastAsia="he-IL"/>
        </w:rPr>
        <w:t xml:space="preserve"> (דבר שכרוך בפרוצדורה מסובכת ותשלומים גבוהים, אליהם התייחס בפסה"ד), כך ש</w:t>
      </w:r>
      <w:r>
        <w:rPr>
          <w:rFonts w:ascii="David" w:hAnsi="David" w:hint="cs"/>
          <w:u w:val="single"/>
          <w:rtl/>
          <w:lang w:eastAsia="he-IL"/>
        </w:rPr>
        <w:t xml:space="preserve">למשיב ישנה, נכון למועד הקרע, רק זכות מגורים בבית של הקיבוץ, כפי שהיתה לו </w:t>
      </w:r>
      <w:r>
        <w:rPr>
          <w:rFonts w:ascii="David" w:hAnsi="David" w:hint="cs"/>
          <w:b/>
          <w:bCs/>
          <w:u w:val="single"/>
          <w:rtl/>
          <w:lang w:eastAsia="he-IL"/>
        </w:rPr>
        <w:t>תמיד</w:t>
      </w:r>
      <w:r>
        <w:rPr>
          <w:rFonts w:ascii="David" w:hAnsi="David" w:hint="cs"/>
          <w:rtl/>
          <w:lang w:eastAsia="he-IL"/>
        </w:rPr>
        <w:t xml:space="preserve">. וכך נקבע בביה"ד האזורי: </w:t>
      </w:r>
    </w:p>
    <w:p w14:paraId="16C38076" w14:textId="77777777" w:rsidR="00C204EF" w:rsidRPr="00240800" w:rsidRDefault="00C204EF" w:rsidP="00C204EF">
      <w:pPr>
        <w:pStyle w:val="af3"/>
        <w:keepNext w:val="0"/>
        <w:pBdr>
          <w:top w:val="single" w:sz="4" w:space="1" w:color="auto"/>
          <w:left w:val="single" w:sz="4" w:space="4" w:color="auto"/>
          <w:bottom w:val="single" w:sz="4" w:space="1" w:color="auto"/>
          <w:right w:val="single" w:sz="4" w:space="4" w:color="auto"/>
        </w:pBdr>
        <w:tabs>
          <w:tab w:val="left" w:pos="424"/>
        </w:tabs>
        <w:spacing w:before="0" w:after="0" w:line="360" w:lineRule="auto"/>
        <w:ind w:left="424"/>
        <w:rPr>
          <w:sz w:val="26"/>
          <w:szCs w:val="26"/>
          <w:rtl/>
        </w:rPr>
      </w:pPr>
      <w:r>
        <w:rPr>
          <w:rFonts w:hint="cs"/>
          <w:rtl/>
        </w:rPr>
        <w:t>"</w:t>
      </w:r>
      <w:r>
        <w:rPr>
          <w:rFonts w:hint="cs"/>
          <w:b/>
          <w:bCs/>
          <w:sz w:val="26"/>
          <w:szCs w:val="26"/>
          <w:rtl/>
        </w:rPr>
        <w:t>האם זכות מגורים ללא בעלות צריכה להתאזן</w:t>
      </w:r>
      <w:r>
        <w:rPr>
          <w:rFonts w:hint="cs"/>
          <w:sz w:val="26"/>
          <w:szCs w:val="26"/>
          <w:rtl/>
        </w:rPr>
        <w:t xml:space="preserve">...נפנה </w:t>
      </w:r>
      <w:r>
        <w:rPr>
          <w:rFonts w:hint="cs"/>
          <w:b/>
          <w:bCs/>
          <w:sz w:val="26"/>
          <w:szCs w:val="26"/>
          <w:u w:val="single"/>
          <w:rtl/>
        </w:rPr>
        <w:t>למקור הזכות</w:t>
      </w:r>
      <w:r>
        <w:rPr>
          <w:rFonts w:hint="cs"/>
          <w:sz w:val="26"/>
          <w:szCs w:val="26"/>
          <w:rtl/>
        </w:rPr>
        <w:t>...א</w:t>
      </w:r>
      <w:r>
        <w:rPr>
          <w:sz w:val="26"/>
          <w:szCs w:val="26"/>
          <w:rtl/>
        </w:rPr>
        <w:t xml:space="preserve">ולם זכות מגורים שבאה מכח </w:t>
      </w:r>
      <w:r>
        <w:rPr>
          <w:b/>
          <w:bCs/>
          <w:sz w:val="26"/>
          <w:szCs w:val="26"/>
          <w:u w:val="single"/>
          <w:rtl/>
        </w:rPr>
        <w:t>ירושה או מתנה</w:t>
      </w:r>
      <w:r>
        <w:rPr>
          <w:sz w:val="26"/>
          <w:szCs w:val="26"/>
          <w:rtl/>
        </w:rPr>
        <w:t xml:space="preserve">, או כבנדו"ד, </w:t>
      </w:r>
      <w:r>
        <w:rPr>
          <w:sz w:val="26"/>
          <w:szCs w:val="26"/>
          <w:u w:val="single"/>
          <w:rtl/>
        </w:rPr>
        <w:t>שנית</w:t>
      </w:r>
      <w:r>
        <w:rPr>
          <w:rFonts w:hint="cs"/>
          <w:sz w:val="26"/>
          <w:szCs w:val="26"/>
          <w:u w:val="single"/>
          <w:rtl/>
        </w:rPr>
        <w:t>נ</w:t>
      </w:r>
      <w:r>
        <w:rPr>
          <w:sz w:val="26"/>
          <w:szCs w:val="26"/>
          <w:u w:val="single"/>
          <w:rtl/>
        </w:rPr>
        <w:t>ה לאיש עוד בטרם נישא</w:t>
      </w:r>
      <w:r>
        <w:rPr>
          <w:sz w:val="26"/>
          <w:szCs w:val="26"/>
          <w:rtl/>
        </w:rPr>
        <w:t xml:space="preserve">, </w:t>
      </w:r>
      <w:r>
        <w:rPr>
          <w:sz w:val="26"/>
          <w:szCs w:val="26"/>
          <w:u w:val="single"/>
          <w:rtl/>
        </w:rPr>
        <w:t>אך ורק מכח היותו בן הקיבוץ</w:t>
      </w:r>
      <w:r>
        <w:rPr>
          <w:sz w:val="26"/>
          <w:szCs w:val="26"/>
          <w:rtl/>
        </w:rPr>
        <w:t xml:space="preserve">, </w:t>
      </w:r>
      <w:r>
        <w:rPr>
          <w:sz w:val="26"/>
          <w:szCs w:val="26"/>
          <w:u w:val="double"/>
          <w:rtl/>
        </w:rPr>
        <w:t>והזכות התחלפה כל פעם בבית אחר</w:t>
      </w:r>
      <w:r>
        <w:rPr>
          <w:sz w:val="26"/>
          <w:szCs w:val="26"/>
          <w:rtl/>
        </w:rPr>
        <w:t xml:space="preserve">, כפי שנעשה לכלל חברי הקיבוץ, יש לראות בזכות זו </w:t>
      </w:r>
      <w:r>
        <w:rPr>
          <w:sz w:val="26"/>
          <w:szCs w:val="26"/>
          <w:u w:val="single"/>
          <w:rtl/>
        </w:rPr>
        <w:t>מתנה מהקיבוץ, ואין לאזנה</w:t>
      </w:r>
      <w:r>
        <w:rPr>
          <w:sz w:val="26"/>
          <w:szCs w:val="26"/>
          <w:rtl/>
        </w:rPr>
        <w:t xml:space="preserve">. הזכות </w:t>
      </w:r>
      <w:r>
        <w:rPr>
          <w:sz w:val="26"/>
          <w:szCs w:val="26"/>
          <w:u w:val="single"/>
          <w:rtl/>
        </w:rPr>
        <w:t>לא ניתנה לאיש על עבודתו בקיבוץ</w:t>
      </w:r>
      <w:r>
        <w:rPr>
          <w:sz w:val="26"/>
          <w:szCs w:val="26"/>
          <w:rtl/>
        </w:rPr>
        <w:t xml:space="preserve"> וכד', היא </w:t>
      </w:r>
      <w:r>
        <w:rPr>
          <w:sz w:val="26"/>
          <w:szCs w:val="26"/>
          <w:u w:val="single"/>
          <w:rtl/>
        </w:rPr>
        <w:t>ניתנה לו אך ורק מכח היותו בן הקיבוץ</w:t>
      </w:r>
      <w:r>
        <w:rPr>
          <w:rFonts w:hint="cs"/>
          <w:sz w:val="26"/>
          <w:szCs w:val="26"/>
          <w:u w:val="single"/>
          <w:rtl/>
        </w:rPr>
        <w:t>...</w:t>
      </w:r>
      <w:r>
        <w:rPr>
          <w:sz w:val="26"/>
          <w:szCs w:val="26"/>
          <w:u w:val="single"/>
          <w:rtl/>
        </w:rPr>
        <w:t>יש לראות בה מתנה, ואין לאזנה</w:t>
      </w:r>
      <w:r>
        <w:rPr>
          <w:rFonts w:hint="cs"/>
          <w:sz w:val="26"/>
          <w:szCs w:val="26"/>
          <w:rtl/>
        </w:rPr>
        <w:t xml:space="preserve">"</w:t>
      </w:r>
      <w:ins w:id="90171" w:author="Claude" w:date="2026-10-05T09:00:00Z">
        <w:r>
          <w:rPr>
            <w:rFonts w:hint="cs"/>
            <w:sz w:val="26"/>
            <w:szCs w:val="26"/>
            <w:highlight w:val="yellow"/>
            <w:rtl/>
          </w:rPr>
          <w:t xml:space="preserve"> (עמ' __ לפסה"ד האזורי)</w:t>
        </w:r>
      </w:ins>
      <w:r>
        <w:rPr>
          <w:rFonts w:hint="cs"/>
          <w:sz w:val="26"/>
          <w:szCs w:val="26"/>
          <w:rtl/>
        </w:rPr>
        <w:t xml:space="preserve">;</w:t>
      </w:r>
      <w:r>
        <w:rPr>
          <w:rFonts w:ascii="David" w:hAnsi="David" w:hint="cs"/>
          <w:b/>
          <w:sz w:val="26"/>
          <w:szCs w:val="26"/>
          <w:rtl/>
        </w:rPr>
        <w:t xml:space="preserve"> </w:t>
      </w:r>
    </w:p>
    <w:p w14:paraId="6523DED2" w14:textId="77777777" w:rsidR="00C204EF" w:rsidRDefault="00C204EF" w:rsidP="00C204EF">
      <w:pPr>
        <w:keepNext w:val="0"/>
        <w:tabs>
          <w:tab w:val="left" w:pos="424"/>
        </w:tabs>
        <w:ind w:left="424" w:hanging="424"/>
        <w:rPr>
          <w:rFonts w:ascii="David" w:hAnsi="David"/>
          <w:rtl/>
        </w:rPr>
      </w:pPr>
    </w:p>
    <w:p w14:paraId="2C2801B8" w14:textId="1802B97F" w:rsidR="00C204EF" w:rsidRPr="0022672A" w:rsidRDefault="00C204EF" w:rsidP="00C204EF">
      <w:pPr>
        <w:keepNext w:val="0"/>
        <w:tabs>
          <w:tab w:val="left" w:pos="424"/>
        </w:tabs>
        <w:ind w:left="424" w:hanging="424"/>
        <w:rPr>
          <w:rFonts w:ascii="David" w:hAnsi="David"/>
        </w:rPr>
      </w:pPr>
      <w:del w:id="90083" w:author="Claude" w:date="2026-10-05T09:00:00Z">
        <w:r>
          <w:rPr>
            <w:rFonts w:ascii="David" w:hAnsi="David" w:hint="cs"/>
            <w:rtl/>
          </w:rPr>
          <w:delText>28.</w:delText>
        </w:r>
      </w:del>
      <w:ins w:id="90084" w:author="Claude" w:date="2026-10-05T09:00:00Z">
        <w:r>
          <w:rPr>
            <w:rFonts w:ascii="David" w:hAnsi="David" w:hint="cs"/>
            <w:rtl/>
          </w:rPr>
          <w:t xml:space="preserve">13.</w:t>
        </w:r>
      </w:ins>
      <w:r>
        <w:rPr>
          <w:rFonts w:ascii="David" w:hAnsi="David"/>
          <w:rtl/>
        </w:rPr>
        <w:tab/>
      </w:r>
      <w:r>
        <w:rPr>
          <w:rFonts w:ascii="David" w:hAnsi="David" w:hint="eastAsia"/>
          <w:b/>
          <w:bCs/>
          <w:rtl/>
        </w:rPr>
        <w:t>שישית</w:t>
      </w:r>
      <w:r>
        <w:rPr>
          <w:rFonts w:ascii="David" w:hAnsi="David" w:hint="cs"/>
          <w:rtl/>
        </w:rPr>
        <w:t xml:space="preserve">, גם </w:t>
      </w:r>
      <w:r>
        <w:rPr>
          <w:rFonts w:ascii="David" w:hAnsi="David" w:hint="cs"/>
          <w:b/>
          <w:bCs/>
          <w:rtl/>
        </w:rPr>
        <w:t>ביה"ד הגדול</w:t>
      </w:r>
      <w:r>
        <w:rPr>
          <w:rFonts w:ascii="David" w:hAnsi="David" w:hint="cs"/>
          <w:rtl/>
        </w:rPr>
        <w:t xml:space="preserve"> קבע נחרצות כי ביה"ד האזורי צדק בסיווג הזכות "</w:t>
      </w:r>
      <w:r>
        <w:rPr>
          <w:rFonts w:ascii="David" w:hAnsi="David" w:hint="cs"/>
          <w:b/>
          <w:bCs/>
          <w:rtl/>
        </w:rPr>
        <w:t>הבית...מוחרג מהשיתוף הממוני</w:t>
      </w:r>
      <w:r>
        <w:rPr>
          <w:rFonts w:ascii="David" w:hAnsi="David" w:hint="cs"/>
          <w:rtl/>
        </w:rPr>
        <w:t xml:space="preserve">", ואף קבע </w:t>
      </w:r>
      <w:r>
        <w:rPr>
          <w:rFonts w:ascii="David" w:hAnsi="David" w:hint="cs"/>
          <w:b/>
          <w:bCs/>
          <w:u w:val="single"/>
          <w:rtl/>
        </w:rPr>
        <w:t>שאין הבדל</w:t>
      </w:r>
      <w:r>
        <w:rPr>
          <w:rFonts w:ascii="David" w:hAnsi="David" w:hint="cs"/>
          <w:u w:val="single"/>
          <w:rtl/>
        </w:rPr>
        <w:t xml:space="preserve"> בין זכויות שקיבל הבעל כחבר קיבוץ לבין זכות שהתקבלה בירושה</w:t>
      </w:r>
      <w:r>
        <w:rPr>
          <w:rFonts w:ascii="David" w:hAnsi="David" w:hint="cs"/>
          <w:rtl/>
        </w:rPr>
        <w:t>:</w:t>
      </w:r>
    </w:p>
    <w:p w14:paraId="15D6CB1C" w14:textId="77777777" w:rsidR="00C204EF" w:rsidRPr="0070431C" w:rsidRDefault="00C204EF" w:rsidP="00C204EF">
      <w:pPr>
        <w:keepNext w:val="0"/>
        <w:pBdr>
          <w:top w:val="single" w:sz="4" w:space="1" w:color="auto"/>
          <w:left w:val="single" w:sz="4" w:space="4" w:color="auto"/>
          <w:bottom w:val="single" w:sz="4" w:space="1" w:color="auto"/>
          <w:right w:val="single" w:sz="4" w:space="4" w:color="auto"/>
        </w:pBdr>
        <w:tabs>
          <w:tab w:val="left" w:pos="424"/>
        </w:tabs>
        <w:ind w:left="424"/>
        <w:rPr>
          <w:rFonts w:ascii="FrankRuehl" w:eastAsia="Aptos" w:hAnsi="FrankRuehl" w:cs="FrankRuehl"/>
          <w:sz w:val="26"/>
          <w:szCs w:val="26"/>
          <w:rtl/>
        </w:rPr>
      </w:pPr>
      <w:r>
        <w:rPr>
          <w:rFonts w:ascii="FrankRuehl" w:eastAsia="Aptos" w:hAnsi="FrankRuehl" w:cs="FrankRuehl" w:hint="cs"/>
          <w:sz w:val="26"/>
          <w:szCs w:val="26"/>
          <w:rtl/>
        </w:rPr>
        <w:t>"</w:t>
      </w:r>
      <w:r>
        <w:rPr>
          <w:rFonts w:ascii="FrankRuehl" w:eastAsia="Aptos" w:hAnsi="FrankRuehl" w:cs="FrankRuehl"/>
          <w:sz w:val="26"/>
          <w:szCs w:val="26"/>
          <w:rtl/>
        </w:rPr>
        <w:t>לאחר שמיעת טענות הצדדים ועיון בהחלטת ביה"ד קמא</w:t>
      </w:r>
      <w:r>
        <w:rPr>
          <w:rFonts w:ascii="FrankRuehl" w:eastAsia="Aptos" w:hAnsi="FrankRuehl" w:cs="FrankRuehl" w:hint="cs"/>
          <w:sz w:val="26"/>
          <w:szCs w:val="26"/>
          <w:rtl/>
        </w:rPr>
        <w:t>,</w:t>
      </w:r>
      <w:r>
        <w:rPr>
          <w:rFonts w:ascii="FrankRuehl" w:eastAsia="Aptos" w:hAnsi="FrankRuehl" w:cs="FrankRuehl"/>
          <w:sz w:val="26"/>
          <w:szCs w:val="26"/>
          <w:rtl/>
        </w:rPr>
        <w:t xml:space="preserve"> סבור ביה"ד כי </w:t>
      </w:r>
      <w:r>
        <w:rPr>
          <w:rFonts w:ascii="FrankRuehl" w:eastAsia="Aptos" w:hAnsi="FrankRuehl" w:cs="FrankRuehl"/>
          <w:sz w:val="26"/>
          <w:szCs w:val="26"/>
          <w:u w:val="single"/>
          <w:rtl/>
        </w:rPr>
        <w:t>יפה ונכון פסק ביה"ד קמא</w:t>
      </w:r>
      <w:r>
        <w:rPr>
          <w:rFonts w:ascii="FrankRuehl" w:eastAsia="Aptos" w:hAnsi="FrankRuehl" w:cs="FrankRuehl"/>
          <w:sz w:val="26"/>
          <w:szCs w:val="26"/>
          <w:rtl/>
        </w:rPr>
        <w:t xml:space="preserve"> שהנכס הנ"ל, הבית בקיבוץ גליל ים, היה </w:t>
      </w:r>
      <w:r>
        <w:rPr>
          <w:rFonts w:ascii="FrankRuehl" w:eastAsia="Aptos" w:hAnsi="FrankRuehl" w:cs="FrankRuehl"/>
          <w:sz w:val="26"/>
          <w:szCs w:val="26"/>
          <w:u w:val="single"/>
          <w:rtl/>
        </w:rPr>
        <w:t>מוחרג מהשיתוף הממוני</w:t>
      </w:r>
      <w:r>
        <w:rPr>
          <w:rFonts w:ascii="FrankRuehl" w:eastAsia="Aptos" w:hAnsi="FrankRuehl" w:cs="FrankRuehl"/>
          <w:sz w:val="26"/>
          <w:szCs w:val="26"/>
          <w:rtl/>
        </w:rPr>
        <w:t xml:space="preserve"> שבין הצדדים בהיותם נשואים</w:t>
      </w:r>
      <w:r>
        <w:rPr>
          <w:rFonts w:ascii="FrankRuehl" w:eastAsia="Aptos" w:hAnsi="FrankRuehl" w:cs="FrankRuehl" w:hint="cs"/>
          <w:sz w:val="26"/>
          <w:szCs w:val="26"/>
          <w:rtl/>
        </w:rPr>
        <w:t>,</w:t>
      </w:r>
      <w:r>
        <w:rPr>
          <w:rFonts w:ascii="FrankRuehl" w:eastAsia="Aptos" w:hAnsi="FrankRuehl" w:cs="FrankRuehl"/>
          <w:sz w:val="26"/>
          <w:szCs w:val="26"/>
          <w:rtl/>
        </w:rPr>
        <w:t xml:space="preserve"> </w:t>
      </w:r>
      <w:r>
        <w:rPr>
          <w:rFonts w:ascii="FrankRuehl" w:eastAsia="Aptos" w:hAnsi="FrankRuehl" w:cs="FrankRuehl"/>
          <w:sz w:val="26"/>
          <w:szCs w:val="26"/>
          <w:u w:val="single"/>
          <w:rtl/>
        </w:rPr>
        <w:t>בהתאם לחוק יחסי ממון</w:t>
      </w:r>
      <w:r>
        <w:rPr>
          <w:rFonts w:ascii="FrankRuehl" w:eastAsia="Aptos" w:hAnsi="FrankRuehl" w:cs="FrankRuehl" w:hint="cs"/>
          <w:sz w:val="26"/>
          <w:szCs w:val="26"/>
          <w:u w:val="single"/>
          <w:rtl/>
        </w:rPr>
        <w:t>,</w:t>
      </w:r>
      <w:r>
        <w:rPr>
          <w:rFonts w:ascii="FrankRuehl" w:eastAsia="Aptos" w:hAnsi="FrankRuehl" w:cs="FrankRuehl"/>
          <w:sz w:val="26"/>
          <w:szCs w:val="26"/>
          <w:rtl/>
        </w:rPr>
        <w:t xml:space="preserve"> הואיל וזכות זו </w:t>
      </w:r>
      <w:r>
        <w:rPr>
          <w:rFonts w:ascii="FrankRuehl" w:eastAsia="Aptos" w:hAnsi="FrankRuehl" w:cs="FrankRuehl"/>
          <w:b/>
          <w:bCs/>
          <w:sz w:val="26"/>
          <w:szCs w:val="26"/>
          <w:u w:val="single"/>
          <w:rtl/>
        </w:rPr>
        <w:t>מוקנית אך ורק לבן הקיבוץ באופן מלא</w:t>
      </w:r>
      <w:r>
        <w:rPr>
          <w:rFonts w:ascii="FrankRuehl" w:eastAsia="Aptos" w:hAnsi="FrankRuehl" w:cs="FrankRuehl" w:hint="cs"/>
          <w:sz w:val="26"/>
          <w:szCs w:val="26"/>
          <w:rtl/>
        </w:rPr>
        <w:t>.</w:t>
      </w:r>
      <w:r>
        <w:rPr>
          <w:rFonts w:ascii="FrankRuehl" w:eastAsia="Aptos" w:hAnsi="FrankRuehl" w:cs="FrankRuehl"/>
          <w:sz w:val="26"/>
          <w:szCs w:val="26"/>
          <w:rtl/>
        </w:rPr>
        <w:t xml:space="preserve"> </w:t>
      </w:r>
      <w:r>
        <w:rPr>
          <w:rFonts w:ascii="FrankRuehl" w:eastAsia="Aptos" w:hAnsi="FrankRuehl" w:cs="FrankRuehl"/>
          <w:sz w:val="26"/>
          <w:szCs w:val="26"/>
          <w:u w:val="single"/>
          <w:rtl/>
        </w:rPr>
        <w:t xml:space="preserve">והבעל </w:t>
      </w:r>
      <w:r>
        <w:rPr>
          <w:rFonts w:ascii="FrankRuehl" w:eastAsia="Aptos" w:hAnsi="FrankRuehl" w:cs="FrankRuehl"/>
          <w:b/>
          <w:bCs/>
          <w:sz w:val="26"/>
          <w:szCs w:val="26"/>
          <w:u w:val="single"/>
          <w:rtl/>
        </w:rPr>
        <w:t>כבן קיבוץ שנולד בקיבוץ, בן של בן קיבוץ</w:t>
      </w:r>
      <w:r>
        <w:rPr>
          <w:rFonts w:ascii="FrankRuehl" w:eastAsia="Aptos" w:hAnsi="FrankRuehl" w:cs="FrankRuehl"/>
          <w:sz w:val="26"/>
          <w:szCs w:val="26"/>
          <w:u w:val="single"/>
          <w:rtl/>
        </w:rPr>
        <w:t xml:space="preserve">, נכד של בן קיבוץ, </w:t>
      </w:r>
      <w:r>
        <w:rPr>
          <w:rFonts w:ascii="FrankRuehl" w:eastAsia="Aptos" w:hAnsi="FrankRuehl" w:cs="FrankRuehl" w:hint="cs"/>
          <w:b/>
          <w:bCs/>
          <w:sz w:val="26"/>
          <w:szCs w:val="26"/>
          <w:u w:val="single"/>
          <w:rtl/>
        </w:rPr>
        <w:t>ובעקבות הוותק הרב שצבר</w:t>
      </w:r>
      <w:r>
        <w:rPr>
          <w:rFonts w:ascii="FrankRuehl" w:eastAsia="Aptos" w:hAnsi="FrankRuehl" w:cs="FrankRuehl" w:hint="cs"/>
          <w:sz w:val="26"/>
          <w:szCs w:val="26"/>
          <w:u w:val="single"/>
          <w:rtl/>
        </w:rPr>
        <w:t xml:space="preserve">, </w:t>
      </w:r>
      <w:r>
        <w:rPr>
          <w:rFonts w:ascii="FrankRuehl" w:eastAsia="Aptos" w:hAnsi="FrankRuehl" w:cs="FrankRuehl"/>
          <w:sz w:val="26"/>
          <w:szCs w:val="26"/>
          <w:u w:val="single"/>
          <w:rtl/>
        </w:rPr>
        <w:t>זכה</w:t>
      </w:r>
      <w:r>
        <w:rPr>
          <w:rFonts w:ascii="FrankRuehl" w:eastAsia="Aptos" w:hAnsi="FrankRuehl" w:cs="FrankRuehl" w:hint="cs"/>
          <w:sz w:val="26"/>
          <w:szCs w:val="26"/>
          <w:u w:val="single"/>
          <w:rtl/>
        </w:rPr>
        <w:t>,</w:t>
      </w:r>
      <w:r>
        <w:rPr>
          <w:rFonts w:ascii="FrankRuehl" w:eastAsia="Aptos" w:hAnsi="FrankRuehl" w:cs="FrankRuehl"/>
          <w:sz w:val="26"/>
          <w:szCs w:val="26"/>
          <w:u w:val="single"/>
          <w:rtl/>
        </w:rPr>
        <w:t xml:space="preserve"> בהיותו במעמד </w:t>
      </w:r>
      <w:r>
        <w:rPr>
          <w:rFonts w:ascii="FrankRuehl" w:eastAsia="Aptos" w:hAnsi="FrankRuehl" w:cs="FrankRuehl" w:hint="cs"/>
          <w:sz w:val="26"/>
          <w:szCs w:val="26"/>
          <w:u w:val="single"/>
          <w:rtl/>
        </w:rPr>
        <w:t>זה,</w:t>
      </w:r>
      <w:r>
        <w:rPr>
          <w:rFonts w:ascii="FrankRuehl" w:eastAsia="Aptos" w:hAnsi="FrankRuehl" w:cs="FrankRuehl"/>
          <w:sz w:val="26"/>
          <w:szCs w:val="26"/>
          <w:u w:val="single"/>
          <w:rtl/>
        </w:rPr>
        <w:t xml:space="preserve"> </w:t>
      </w:r>
      <w:r>
        <w:rPr>
          <w:rFonts w:ascii="FrankRuehl" w:eastAsia="Aptos" w:hAnsi="FrankRuehl" w:cs="FrankRuehl"/>
          <w:b/>
          <w:bCs/>
          <w:sz w:val="26"/>
          <w:szCs w:val="26"/>
          <w:u w:val="single"/>
          <w:rtl/>
        </w:rPr>
        <w:t>בהליך בניית הבית עד לשיוכו במידה ואכן ישויך לו בבוא העת</w:t>
      </w:r>
      <w:r>
        <w:rPr>
          <w:rFonts w:ascii="FrankRuehl" w:eastAsia="Aptos" w:hAnsi="FrankRuehl" w:cs="FrankRuehl" w:hint="cs"/>
          <w:b/>
          <w:bCs/>
          <w:sz w:val="26"/>
          <w:szCs w:val="26"/>
          <w:rtl/>
        </w:rPr>
        <w:t>,</w:t>
      </w:r>
      <w:r>
        <w:rPr>
          <w:rFonts w:ascii="FrankRuehl" w:eastAsia="Aptos" w:hAnsi="FrankRuehl" w:cs="FrankRuehl"/>
          <w:b/>
          <w:bCs/>
          <w:sz w:val="26"/>
          <w:szCs w:val="26"/>
          <w:rtl/>
        </w:rPr>
        <w:t xml:space="preserve"> </w:t>
      </w:r>
      <w:r>
        <w:rPr>
          <w:rFonts w:ascii="FrankRuehl" w:eastAsia="Aptos" w:hAnsi="FrankRuehl" w:cs="FrankRuehl"/>
          <w:b/>
          <w:bCs/>
          <w:sz w:val="26"/>
          <w:szCs w:val="26"/>
          <w:u w:val="single"/>
          <w:rtl/>
        </w:rPr>
        <w:t>ולא גרע מירושה שבאופן טבעי</w:t>
      </w:r>
      <w:r>
        <w:rPr>
          <w:rFonts w:ascii="FrankRuehl" w:eastAsia="Aptos" w:hAnsi="FrankRuehl" w:cs="FrankRuehl"/>
          <w:sz w:val="26"/>
          <w:szCs w:val="26"/>
          <w:u w:val="single"/>
          <w:rtl/>
        </w:rPr>
        <w:t xml:space="preserve"> מוחרגת מהשיתוף הממוני של בני זוג, כל עוד היא נשמרת במסלול נפרד ממ</w:t>
      </w:r>
      <w:r>
        <w:rPr>
          <w:rFonts w:ascii="FrankRuehl" w:eastAsia="Aptos" w:hAnsi="FrankRuehl" w:cs="FrankRuehl" w:hint="cs"/>
          <w:sz w:val="26"/>
          <w:szCs w:val="26"/>
          <w:u w:val="single"/>
          <w:rtl/>
        </w:rPr>
        <w:t>ס</w:t>
      </w:r>
      <w:r>
        <w:rPr>
          <w:rFonts w:ascii="FrankRuehl" w:eastAsia="Aptos" w:hAnsi="FrankRuehl" w:cs="FrankRuehl"/>
          <w:sz w:val="26"/>
          <w:szCs w:val="26"/>
          <w:u w:val="single"/>
          <w:rtl/>
        </w:rPr>
        <w:t>ת הכסף והרכוש של הצדדים</w:t>
      </w:r>
      <w:r>
        <w:rPr>
          <w:rFonts w:ascii="FrankRuehl" w:eastAsia="Aptos" w:hAnsi="FrankRuehl" w:cs="FrankRuehl" w:hint="cs"/>
          <w:sz w:val="26"/>
          <w:szCs w:val="26"/>
          <w:rtl/>
        </w:rPr>
        <w:t xml:space="preserve">"</w:t>
      </w:r>
      <w:ins w:id="90170" w:author="Claude" w:date="2026-10-05T09:00:00Z">
        <w:r>
          <w:rPr>
            <w:rFonts w:ascii="FrankRuehl" w:eastAsia="Aptos" w:hAnsi="FrankRuehl" w:cs="FrankRuehl" w:hint="cs"/>
            <w:sz w:val="26"/>
            <w:szCs w:val="26"/>
            <w:highlight w:val="yellow"/>
            <w:rtl/>
          </w:rPr>
          <w:t xml:space="preserve"> (עמ' __ לפסה"ד הגדול)</w:t>
        </w:r>
      </w:ins>
      <w:r>
        <w:rPr>
          <w:rFonts w:ascii="FrankRuehl" w:eastAsia="Aptos" w:hAnsi="FrankRuehl" w:cs="FrankRuehl" w:hint="cs"/>
          <w:sz w:val="26"/>
          <w:szCs w:val="26"/>
          <w:rtl/>
        </w:rPr>
        <w:t xml:space="preserve">.</w:t>
      </w:r>
    </w:p>
    <w:p w14:paraId="6C3AADC9" w14:textId="77777777" w:rsidR="00C204EF" w:rsidRDefault="00C204EF" w:rsidP="00C204EF">
      <w:pPr>
        <w:pStyle w:val="af0"/>
        <w:keepNext w:val="0"/>
        <w:tabs>
          <w:tab w:val="left" w:pos="424"/>
        </w:tabs>
        <w:spacing w:after="0" w:line="360" w:lineRule="auto"/>
        <w:ind w:firstLine="0"/>
        <w:rPr>
          <w:rFonts w:ascii="David" w:hAnsi="David" w:cs="David"/>
          <w:sz w:val="24"/>
          <w:szCs w:val="24"/>
          <w:rtl/>
          <w:lang w:eastAsia="he-IL"/>
        </w:rPr>
      </w:pPr>
    </w:p>
    <w:p w14:paraId="3ED6D7DF" w14:textId="77777777" w:rsidR="00C204EF" w:rsidRDefault="00C204EF" w:rsidP="00C204EF">
      <w:pPr>
        <w:pStyle w:val="af0"/>
        <w:keepNext w:val="0"/>
        <w:tabs>
          <w:tab w:val="left" w:pos="424"/>
        </w:tabs>
        <w:spacing w:after="0" w:line="360" w:lineRule="auto"/>
        <w:ind w:left="424" w:hanging="424"/>
        <w:rPr>
          <w:rFonts w:ascii="David" w:hAnsi="David" w:cs="David"/>
          <w:sz w:val="24"/>
          <w:szCs w:val="24"/>
          <w:rtl/>
          <w:lang w:eastAsia="he-IL"/>
        </w:rPr>
      </w:pPr>
    </w:p>
    <w:p w14:paraId="49E29830" w14:textId="649C71BD" w:rsidR="00E44786" w:rsidRDefault="00C204EF" w:rsidP="00C204EF">
      <w:pPr>
        <w:pStyle w:val="af0"/>
        <w:keepNext w:val="0"/>
        <w:tabs>
          <w:tab w:val="left" w:pos="424"/>
        </w:tabs>
        <w:spacing w:after="0" w:line="360" w:lineRule="auto"/>
        <w:ind w:left="424" w:hanging="424"/>
        <w:rPr>
          <w:rFonts w:ascii="David" w:hAnsi="David" w:cs="David"/>
          <w:sz w:val="24"/>
          <w:szCs w:val="24"/>
          <w:rtl/>
          <w:lang w:eastAsia="he-IL"/>
        </w:rPr>
      </w:pPr>
      <w:del w:id="90085" w:author="Claude" w:date="2026-10-05T09:00:00Z">
        <w:r>
          <w:rPr>
            <w:rFonts w:ascii="David" w:hAnsi="David" w:cs="David" w:hint="cs"/>
            <w:sz w:val="24"/>
            <w:szCs w:val="24"/>
            <w:rtl/>
            <w:lang w:eastAsia="he-IL"/>
          </w:rPr>
          <w:delText>30.</w:delText>
        </w:r>
      </w:del>
      <w:ins w:id="90086" w:author="Claude" w:date="2026-10-05T09:00:00Z">
        <w:r>
          <w:rPr>
            <w:rFonts w:ascii="David" w:hAnsi="David" w:cs="David" w:hint="cs"/>
            <w:sz w:val="24"/>
            <w:szCs w:val="24"/>
            <w:rtl/>
            <w:lang w:eastAsia="he-IL"/>
          </w:rPr>
          <w:t xml:space="preserve">14.</w:t>
        </w:r>
      </w:ins>
      <w:r>
        <w:rPr>
          <w:rFonts w:ascii="David" w:hAnsi="David" w:cs="David"/>
          <w:sz w:val="24"/>
          <w:szCs w:val="24"/>
          <w:rtl/>
          <w:lang w:eastAsia="he-IL"/>
        </w:rPr>
        <w:tab/>
      </w:r>
      <w:r>
        <w:rPr>
          <w:rFonts w:ascii="David" w:hAnsi="David" w:cs="David" w:hint="cs"/>
          <w:sz w:val="24"/>
          <w:szCs w:val="24"/>
          <w:rtl/>
          <w:lang w:eastAsia="he-IL"/>
        </w:rPr>
        <w:t xml:space="preserve">יצוין בהקשר זה, כי העותרת טוענת כי טעה ביה"ד שלא ייחס גם לה תשלומים ששולמו מהחשבון של הבעל. אלא</w:t>
      </w:r>
      <w:r>
        <w:rPr>
          <w:rFonts w:ascii="David" w:hAnsi="David" w:cs="David"/>
          <w:sz w:val="24"/>
          <w:szCs w:val="24"/>
          <w:lang w:eastAsia="he-IL"/>
        </w:rPr>
        <w:t xml:space="preserve"> </w:t>
      </w:r>
      <w:r>
        <w:rPr>
          <w:rFonts w:ascii="David" w:hAnsi="David" w:cs="David" w:hint="cs"/>
          <w:sz w:val="24"/>
          <w:szCs w:val="24"/>
          <w:rtl/>
          <w:lang w:eastAsia="he-IL"/>
        </w:rPr>
        <w:t xml:space="preserve">שגם טענה זו </w:t>
      </w:r>
      <w:r>
        <w:rPr>
          <w:rFonts w:ascii="David" w:hAnsi="David" w:cs="David" w:hint="cs"/>
          <w:b/>
          <w:bCs/>
          <w:sz w:val="24"/>
          <w:szCs w:val="24"/>
          <w:u w:val="single"/>
          <w:rtl/>
          <w:lang w:eastAsia="he-IL"/>
        </w:rPr>
        <w:t xml:space="preserve">הינה טענה ערעורית בלבד, של התערבות בראיות ויישומן ואינה מצדיקה את התערבותו של ביהמ"ש נכבד זה</w:t>
      </w:r>
      <w:r>
        <w:rPr>
          <w:rFonts w:ascii="David" w:hAnsi="David" w:cs="David" w:hint="cs"/>
          <w:sz w:val="24"/>
          <w:szCs w:val="24"/>
          <w:rtl/>
          <w:lang w:eastAsia="he-IL"/>
        </w:rPr>
        <w:t xml:space="preserve">. </w:t>
      </w:r>
    </w:p>
    <w:p w14:paraId="53245B94" w14:textId="569D0D9E" w:rsidR="00C204EF" w:rsidRPr="00382388" w:rsidRDefault="00E44786" w:rsidP="00C204EF">
      <w:pPr>
        <w:pStyle w:val="af0"/>
        <w:keepNext w:val="0"/>
        <w:tabs>
          <w:tab w:val="left" w:pos="424"/>
        </w:tabs>
        <w:spacing w:after="0" w:line="360" w:lineRule="auto"/>
        <w:ind w:left="424" w:hanging="424"/>
        <w:rPr>
          <w:rFonts w:ascii="David" w:hAnsi="David" w:cs="David"/>
          <w:sz w:val="24"/>
          <w:szCs w:val="24"/>
          <w:rtl/>
          <w:lang w:eastAsia="he-IL"/>
        </w:rPr>
      </w:pPr>
      <w:r>
        <w:rPr>
          <w:rFonts w:ascii="David" w:hAnsi="David" w:cs="David"/>
          <w:sz w:val="24"/>
          <w:szCs w:val="24"/>
          <w:rtl/>
          <w:lang w:eastAsia="he-IL"/>
        </w:rPr>
        <w:tab/>
      </w:r>
      <w:r>
        <w:rPr>
          <w:rFonts w:ascii="David" w:hAnsi="David" w:cs="David" w:hint="cs"/>
          <w:sz w:val="24"/>
          <w:szCs w:val="24"/>
          <w:rtl/>
          <w:lang w:eastAsia="he-IL"/>
        </w:rPr>
        <w:t xml:space="preserve">יתירה מזאת, ובבחינת למעלה מהדרוש, יצוין כי טענה זו אף </w:t>
      </w:r>
      <w:r>
        <w:rPr>
          <w:rFonts w:ascii="David" w:hAnsi="David" w:cs="David" w:hint="cs"/>
          <w:b/>
          <w:bCs/>
          <w:sz w:val="24"/>
          <w:szCs w:val="24"/>
          <w:rtl/>
          <w:lang w:eastAsia="he-IL"/>
        </w:rPr>
        <w:t xml:space="preserve">סותרת באופן מהותי </w:t>
      </w:r>
      <w:r>
        <w:rPr>
          <w:rFonts w:ascii="David" w:hAnsi="David" w:cs="David" w:hint="cs"/>
          <w:sz w:val="24"/>
          <w:szCs w:val="24"/>
          <w:rtl/>
          <w:lang w:eastAsia="he-IL"/>
        </w:rPr>
        <w:t xml:space="preserve">את עמדת העותרת ועדותה בביה"ד, וממילא, </w:t>
      </w:r>
      <w:r>
        <w:rPr>
          <w:rFonts w:ascii="David" w:hAnsi="David" w:cs="David" w:hint="eastAsia"/>
          <w:sz w:val="24"/>
          <w:szCs w:val="24"/>
          <w:rtl/>
          <w:lang w:eastAsia="he-IL"/>
        </w:rPr>
        <w:t>אם</w:t>
      </w:r>
      <w:r>
        <w:rPr>
          <w:rFonts w:ascii="David" w:hAnsi="David" w:cs="David"/>
          <w:sz w:val="24"/>
          <w:szCs w:val="24"/>
          <w:rtl/>
          <w:lang w:eastAsia="he-IL"/>
        </w:rPr>
        <w:t xml:space="preserve"> מה ששולם מחשבון הבעל </w:t>
      </w:r>
      <w:del w:id="90226" w:author="Claude" w:date="2026-10-05T09:00:00Z">
        <w:r>
          <w:rPr>
            <w:rFonts w:ascii="David" w:hAnsi="David" w:cs="David" w:hint="eastAsia"/>
            <w:b/>
            <w:bCs/>
            <w:sz w:val="24"/>
            <w:szCs w:val="24"/>
            <w:rtl/>
            <w:lang w:eastAsia="he-IL"/>
          </w:rPr>
          <w:delText>משותף</w:delText>
        </w:r>
      </w:del>
      <w:ins w:id="90227" w:author="Claude" w:date="2026-10-05T09:00:00Z">
        <w:r>
          <w:rPr>
            <w:rFonts w:ascii="David" w:hAnsi="David" w:cs="David" w:hint="eastAsia"/>
            <w:b/>
            <w:bCs/>
            <w:sz w:val="24"/>
            <w:szCs w:val="24"/>
            <w:rtl/>
            <w:lang w:eastAsia="he-IL"/>
          </w:rPr>
          <w:t xml:space="preserve">הוא משותף</w:t>
        </w:r>
      </w:ins>
      <w:r>
        <w:rPr>
          <w:rFonts w:ascii="David" w:hAnsi="David" w:cs="David"/>
          <w:sz w:val="24"/>
          <w:szCs w:val="24"/>
          <w:rtl/>
          <w:lang w:eastAsia="he-IL"/>
        </w:rPr>
        <w:t xml:space="preserve">, אזי גם </w:t>
      </w:r>
      <w:r>
        <w:rPr>
          <w:rFonts w:ascii="David" w:hAnsi="David" w:cs="David" w:hint="eastAsia"/>
          <w:b/>
          <w:bCs/>
          <w:sz w:val="24"/>
          <w:szCs w:val="24"/>
          <w:rtl/>
          <w:lang w:eastAsia="he-IL"/>
        </w:rPr>
        <w:t>כל</w:t>
      </w:r>
      <w:r>
        <w:rPr>
          <w:rFonts w:ascii="David" w:hAnsi="David" w:cs="David"/>
          <w:b/>
          <w:bCs/>
          <w:sz w:val="24"/>
          <w:szCs w:val="24"/>
          <w:rtl/>
          <w:lang w:eastAsia="he-IL"/>
        </w:rPr>
        <w:t xml:space="preserve"> מה ששולם מחשבון האשה</w:t>
      </w:r>
      <w:r>
        <w:rPr>
          <w:rFonts w:ascii="David" w:hAnsi="David" w:cs="David"/>
          <w:sz w:val="24"/>
          <w:szCs w:val="24"/>
          <w:rtl/>
          <w:lang w:eastAsia="he-IL"/>
        </w:rPr>
        <w:t xml:space="preserve"> </w:t>
      </w:r>
      <w:r>
        <w:rPr>
          <w:rFonts w:ascii="David" w:hAnsi="David" w:cs="David" w:hint="eastAsia"/>
          <w:b/>
          <w:bCs/>
          <w:sz w:val="24"/>
          <w:szCs w:val="24"/>
          <w:rtl/>
          <w:lang w:eastAsia="he-IL"/>
        </w:rPr>
        <w:t>משותף</w:t>
      </w:r>
      <w:r>
        <w:rPr>
          <w:rFonts w:ascii="David" w:hAnsi="David" w:cs="David"/>
          <w:sz w:val="24"/>
          <w:szCs w:val="24"/>
          <w:rtl/>
          <w:lang w:eastAsia="he-IL"/>
        </w:rPr>
        <w:t xml:space="preserve">, </w:t>
      </w:r>
      <w:r>
        <w:rPr>
          <w:rFonts w:ascii="David" w:hAnsi="David" w:cs="David" w:hint="eastAsia"/>
          <w:b/>
          <w:bCs/>
          <w:sz w:val="24"/>
          <w:szCs w:val="24"/>
          <w:rtl/>
          <w:lang w:eastAsia="he-IL"/>
        </w:rPr>
        <w:t>כולל</w:t>
      </w:r>
      <w:r>
        <w:rPr>
          <w:rFonts w:ascii="David" w:hAnsi="David" w:cs="David"/>
          <w:b/>
          <w:bCs/>
          <w:sz w:val="24"/>
          <w:szCs w:val="24"/>
          <w:rtl/>
          <w:lang w:eastAsia="he-IL"/>
        </w:rPr>
        <w:t xml:space="preserve"> הדירה שרכשה</w:t>
      </w:r>
      <w:r>
        <w:rPr>
          <w:rFonts w:ascii="David" w:hAnsi="David" w:cs="David"/>
          <w:sz w:val="24"/>
          <w:szCs w:val="24"/>
          <w:rtl/>
          <w:lang w:eastAsia="he-IL"/>
        </w:rPr>
        <w:t xml:space="preserve"> </w:t>
      </w:r>
      <w:del w:id="90230" w:author="Claude" w:date="2026-10-05T09:00:00Z">
        <w:r>
          <w:rPr>
            <w:rFonts w:ascii="David" w:hAnsi="David" w:cs="David" w:hint="eastAsia"/>
            <w:b/>
            <w:bCs/>
            <w:sz w:val="24"/>
            <w:szCs w:val="24"/>
            <w:rtl/>
            <w:lang w:eastAsia="he-IL"/>
          </w:rPr>
          <w:delText>ב</w:delText>
        </w:r>
      </w:del>
      <w:del w:id="90231" w:author="Claude" w:date="2026-10-05T09:00:00Z">
        <w:r>
          <w:rPr>
            <w:rFonts w:ascii="David" w:hAnsi="David" w:cs="David"/>
            <w:b/>
            <w:bCs/>
            <w:sz w:val="24"/>
            <w:szCs w:val="24"/>
            <w:rtl/>
            <w:lang w:eastAsia="he-IL"/>
          </w:rPr>
          <w:delText>- 2018</w:delText>
        </w:r>
      </w:del>
      <w:ins w:id="90232" w:author="Claude" w:date="2026-10-05T09:00:00Z">
        <w:r>
          <w:rPr>
            <w:rFonts w:ascii="David" w:hAnsi="David" w:cs="David" w:hint="eastAsia"/>
            <w:b/>
            <w:bCs/>
            <w:sz w:val="24"/>
            <w:szCs w:val="24"/>
            <w:rtl/>
            <w:lang w:eastAsia="he-IL"/>
          </w:rPr>
          <w:t xml:space="preserve">ב-2018</w:t>
        </w:r>
      </w:ins>
      <w:r>
        <w:rPr>
          <w:rFonts w:ascii="David" w:hAnsi="David" w:cs="David"/>
          <w:sz w:val="24"/>
          <w:szCs w:val="24"/>
          <w:rtl/>
          <w:lang w:eastAsia="he-IL"/>
        </w:rPr>
        <w:t>, וכולל התשלום שהיא טוענת ששילמה על הבית בקיבוץ בסך 80,000</w:t>
      </w:r>
      <w:r>
        <w:rPr>
          <w:rFonts w:ascii="David" w:hAnsi="David" w:cs="David" w:hint="cs"/>
          <w:sz w:val="24"/>
          <w:szCs w:val="24"/>
          <w:rtl/>
          <w:lang w:eastAsia="he-IL"/>
        </w:rPr>
        <w:t xml:space="preserve"> ₪.</w:t>
      </w:r>
      <w:r>
        <w:rPr>
          <w:rFonts w:ascii="David" w:hAnsi="David" w:cs="David"/>
          <w:sz w:val="24"/>
          <w:szCs w:val="24"/>
          <w:lang w:eastAsia="he-IL"/>
        </w:rPr>
        <w:t xml:space="preserve"> </w:t>
      </w:r>
      <w:r>
        <w:rPr>
          <w:rFonts w:ascii="David" w:hAnsi="David" w:cs="David" w:hint="cs"/>
          <w:b/>
          <w:bCs/>
          <w:sz w:val="24"/>
          <w:szCs w:val="24"/>
          <w:rtl/>
          <w:lang w:eastAsia="he-IL"/>
        </w:rPr>
        <w:t xml:space="preserve">אלא ש</w:t>
      </w:r>
      <w:del w:id="90228" w:author="Claude" w:date="2026-10-05T09:00:00Z">
        <w:r>
          <w:rPr>
            <w:rFonts w:ascii="David" w:hAnsi="David" w:cs="David" w:hint="cs"/>
            <w:b/>
            <w:bCs/>
            <w:sz w:val="24"/>
            <w:szCs w:val="24"/>
            <w:rtl/>
            <w:lang w:eastAsia="he-IL"/>
          </w:rPr>
          <w:delText xml:space="preserve">לענין</w:delText>
        </w:r>
      </w:del>
      <w:ins w:id="90229" w:author="Claude" w:date="2026-10-05T09:00:00Z">
        <w:r>
          <w:rPr>
            <w:rFonts w:ascii="David" w:hAnsi="David" w:cs="David" w:hint="cs"/>
            <w:b/>
            <w:bCs/>
            <w:sz w:val="24"/>
            <w:szCs w:val="24"/>
            <w:rtl/>
            <w:lang w:eastAsia="he-IL"/>
          </w:rPr>
          <w:t xml:space="preserve">לעניין</w:t>
        </w:r>
      </w:ins>
      <w:r>
        <w:rPr>
          <w:rFonts w:ascii="David" w:hAnsi="David" w:cs="David" w:hint="cs"/>
          <w:b/>
          <w:bCs/>
          <w:sz w:val="24"/>
          <w:szCs w:val="24"/>
          <w:rtl/>
          <w:lang w:eastAsia="he-IL"/>
        </w:rPr>
        <w:t xml:space="preserve"> זה </w:t>
      </w:r>
      <w:r>
        <w:rPr>
          <w:rFonts w:ascii="David" w:hAnsi="David" w:cs="David" w:hint="eastAsia"/>
          <w:b/>
          <w:bCs/>
          <w:sz w:val="24"/>
          <w:szCs w:val="24"/>
          <w:rtl/>
          <w:lang w:eastAsia="he-IL"/>
        </w:rPr>
        <w:t>ביה</w:t>
      </w:r>
      <w:r>
        <w:rPr>
          <w:rFonts w:ascii="David" w:hAnsi="David" w:cs="David"/>
          <w:b/>
          <w:bCs/>
          <w:sz w:val="24"/>
          <w:szCs w:val="24"/>
          <w:rtl/>
          <w:lang w:eastAsia="he-IL"/>
        </w:rPr>
        <w:t>"ד, ב</w:t>
      </w:r>
      <w:r>
        <w:rPr>
          <w:rFonts w:ascii="David" w:hAnsi="David" w:cs="David" w:hint="eastAsia"/>
          <w:b/>
          <w:bCs/>
          <w:sz w:val="24"/>
          <w:szCs w:val="24"/>
          <w:rtl/>
          <w:lang w:eastAsia="he-IL"/>
        </w:rPr>
        <w:t>התאם</w:t>
      </w:r>
      <w:r>
        <w:rPr>
          <w:rFonts w:ascii="David" w:hAnsi="David" w:cs="David"/>
          <w:b/>
          <w:bCs/>
          <w:sz w:val="24"/>
          <w:szCs w:val="24"/>
          <w:rtl/>
          <w:lang w:eastAsia="he-IL"/>
        </w:rPr>
        <w:t xml:space="preserve"> לסמכותו, בחר לאמץ את עדות שני הצדדים </w:t>
      </w:r>
      <w:r>
        <w:rPr>
          <w:rFonts w:ascii="David" w:hAnsi="David" w:cs="David" w:hint="eastAsia"/>
          <w:b/>
          <w:bCs/>
          <w:sz w:val="24"/>
          <w:szCs w:val="24"/>
          <w:rtl/>
          <w:lang w:eastAsia="he-IL"/>
        </w:rPr>
        <w:t>על</w:t>
      </w:r>
      <w:r>
        <w:rPr>
          <w:rFonts w:ascii="David" w:hAnsi="David" w:cs="David"/>
          <w:b/>
          <w:bCs/>
          <w:sz w:val="24"/>
          <w:szCs w:val="24"/>
          <w:rtl/>
          <w:lang w:eastAsia="he-IL"/>
        </w:rPr>
        <w:t xml:space="preserve"> כך שכל אחד שמר את כספו בחשבון שלו</w:t>
      </w:r>
      <w:r>
        <w:rPr>
          <w:rFonts w:ascii="David" w:hAnsi="David" w:cs="David" w:hint="cs"/>
          <w:sz w:val="24"/>
          <w:szCs w:val="24"/>
          <w:rtl/>
          <w:lang w:eastAsia="he-IL"/>
        </w:rPr>
        <w:t xml:space="preserve">: </w:t>
      </w:r>
    </w:p>
    <w:p w14:paraId="34DA273D" w14:textId="77777777"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 w:val="left" w:pos="849"/>
        </w:tabs>
        <w:ind w:left="566"/>
        <w:rPr>
          <w:rFonts w:ascii="FrankRuehl" w:hAnsi="FrankRuehl" w:cs="FrankRuehl"/>
          <w:sz w:val="26"/>
          <w:szCs w:val="26"/>
          <w:rtl/>
        </w:rPr>
      </w:pPr>
      <w:del w:id="90146" w:author="Claude" w:date="2026-10-05T09:00:00Z">
        <w:r>
          <w:rPr>
            <w:rFonts w:ascii="FrankRuehl" w:hAnsi="FrankRuehl" w:cs="FrankRuehl"/>
            <w:sz w:val="26"/>
            <w:szCs w:val="26"/>
            <w:rtl/>
          </w:rPr>
          <w:delText>"</w:delText>
        </w:r>
      </w:del>
      <w:del w:id="90147" w:author="Claude" w:date="2026-10-05T09:00:00Z">
        <w:r>
          <w:rPr>
            <w:rFonts w:ascii="FrankRuehl" w:hAnsi="FrankRuehl" w:cs="FrankRuehl"/>
            <w:sz w:val="26"/>
            <w:szCs w:val="26"/>
            <w:u w:val="single"/>
            <w:rtl/>
          </w:rPr>
          <w:delText>הבעל</w:delText>
        </w:r>
      </w:del>
      <w:del w:id="90148" w:author="Claude" w:date="2026-10-05T09:00:00Z">
        <w:r>
          <w:rPr>
            <w:rFonts w:ascii="FrankRuehl" w:hAnsi="FrankRuehl" w:cs="FrankRuehl"/>
            <w:sz w:val="26"/>
            <w:szCs w:val="26"/>
            <w:rtl/>
          </w:rPr>
          <w:delText xml:space="preserve">: ...</w:delText>
        </w:r>
      </w:del>
      <w:ins w:id="90149" w:author="Claude" w:date="2026-10-05T09:00:00Z">
        <w:r>
          <w:rPr>
            <w:rFonts w:ascii="FrankRuehl" w:hAnsi="FrankRuehl" w:cs="FrankRuehl"/>
            <w:sz w:val="26"/>
            <w:szCs w:val="26"/>
            <w:rtl/>
          </w:rPr>
          <w:t xml:space="preserve">הבעל: "...</w:t>
        </w:r>
      </w:ins>
      <w:r>
        <w:rPr>
          <w:rFonts w:ascii="FrankRuehl" w:hAnsi="FrankRuehl" w:cs="FrankRuehl"/>
          <w:sz w:val="26"/>
          <w:szCs w:val="26"/>
          <w:rtl/>
        </w:rPr>
        <w:t xml:space="preserve">הייתה בינינו הפרדה רכושית מוחלטת. מה שהיה שלי, היה שלי, ומה ששלה, שלה... דיברנו על זה כל הזמן. וזה היה ברור. </w:t>
      </w:r>
      <w:r>
        <w:rPr>
          <w:rFonts w:ascii="FrankRuehl" w:hAnsi="FrankRuehl" w:cs="FrankRuehl"/>
          <w:sz w:val="26"/>
          <w:szCs w:val="26"/>
          <w:u w:val="single"/>
          <w:rtl/>
        </w:rPr>
        <w:t>שכל אחד יש לו את החשבונות שלו</w:t>
      </w:r>
      <w:r>
        <w:rPr>
          <w:rFonts w:ascii="FrankRuehl" w:hAnsi="FrankRuehl" w:cs="FrankRuehl"/>
          <w:sz w:val="26"/>
          <w:szCs w:val="26"/>
          <w:rtl/>
        </w:rPr>
        <w:t xml:space="preserve">. </w:t>
      </w:r>
      <w:r>
        <w:rPr>
          <w:rFonts w:ascii="FrankRuehl" w:hAnsi="FrankRuehl" w:cs="FrankRuehl"/>
          <w:sz w:val="26"/>
          <w:szCs w:val="26"/>
          <w:u w:val="single"/>
          <w:rtl/>
        </w:rPr>
        <w:t>לא היה שום הרשאה לחשבונות שלה ולא ידעתי כמה כסף יש לה</w:t>
      </w:r>
      <w:r>
        <w:rPr>
          <w:rFonts w:ascii="FrankRuehl" w:hAnsi="FrankRuehl" w:cs="FrankRuehl" w:hint="cs"/>
          <w:sz w:val="26"/>
          <w:szCs w:val="26"/>
          <w:rtl/>
        </w:rPr>
        <w:t xml:space="preserve">" </w:t>
      </w:r>
      <w:r>
        <w:rPr>
          <w:rFonts w:ascii="FrankRuehl" w:hAnsi="FrankRuehl" w:cs="FrankRuehl"/>
          <w:sz w:val="26"/>
          <w:szCs w:val="26"/>
          <w:rtl/>
        </w:rPr>
        <w:t>(</w:t>
      </w:r>
      <w:r>
        <w:rPr>
          <w:rFonts w:ascii="David" w:hAnsi="David"/>
          <w:rtl/>
        </w:rPr>
        <w:t>פסה"ד עמ'</w:t>
      </w:r>
      <w:r>
        <w:rPr>
          <w:rFonts w:ascii="David" w:hAnsi="David" w:hint="cs"/>
          <w:rtl/>
        </w:rPr>
        <w:t xml:space="preserve"> 5</w:t>
      </w:r>
      <w:r>
        <w:rPr>
          <w:rFonts w:ascii="David" w:hAnsi="David"/>
          <w:rtl/>
        </w:rPr>
        <w:t>);</w:t>
      </w:r>
    </w:p>
    <w:p w14:paraId="30202D45" w14:textId="77777777" w:rsidR="00C204EF" w:rsidRPr="00F728E8" w:rsidRDefault="00C204EF" w:rsidP="00C204EF">
      <w:pPr>
        <w:keepNext w:val="0"/>
        <w:pBdr>
          <w:top w:val="single" w:sz="4" w:space="1" w:color="auto"/>
          <w:left w:val="single" w:sz="4" w:space="4" w:color="auto"/>
          <w:bottom w:val="single" w:sz="4" w:space="1" w:color="auto"/>
          <w:right w:val="single" w:sz="4" w:space="4" w:color="auto"/>
        </w:pBdr>
        <w:tabs>
          <w:tab w:val="left" w:pos="566"/>
          <w:tab w:val="left" w:pos="849"/>
        </w:tabs>
        <w:ind w:left="566"/>
        <w:rPr>
          <w:rFonts w:ascii="FrankRuehl" w:hAnsi="FrankRuehl" w:cs="FrankRuehl"/>
          <w:sz w:val="26"/>
          <w:szCs w:val="26"/>
          <w:rtl/>
        </w:rPr>
      </w:pPr>
      <w:r>
        <w:rPr>
          <w:rFonts w:ascii="FrankRuehl" w:hAnsi="FrankRuehl" w:cs="FrankRuehl"/>
          <w:sz w:val="28"/>
          <w:szCs w:val="28"/>
          <w:u w:val="single"/>
          <w:rtl/>
        </w:rPr>
        <w:t>האשה</w:t>
      </w:r>
      <w:r>
        <w:rPr>
          <w:rFonts w:ascii="FrankRuehl" w:hAnsi="FrankRuehl" w:cs="FrankRuehl"/>
          <w:sz w:val="28"/>
          <w:szCs w:val="28"/>
          <w:rtl/>
        </w:rPr>
        <w:t>: "</w:t>
      </w:r>
      <w:r>
        <w:rPr>
          <w:rFonts w:ascii="FrankRuehl" w:hAnsi="FrankRuehl" w:cs="FrankRuehl"/>
          <w:b/>
          <w:bCs/>
          <w:sz w:val="28"/>
          <w:szCs w:val="28"/>
          <w:u w:val="single"/>
          <w:rtl/>
        </w:rPr>
        <w:t>החשבון של עופר היה שלו, ושלי שלי</w:t>
      </w:r>
      <w:r>
        <w:rPr>
          <w:rFonts w:ascii="FrankRuehl" w:hAnsi="FrankRuehl" w:cs="FrankRuehl"/>
          <w:b/>
          <w:bCs/>
          <w:sz w:val="28"/>
          <w:szCs w:val="28"/>
          <w:rtl/>
        </w:rPr>
        <w:t xml:space="preserve">. ש. </w:t>
      </w:r>
      <w:r>
        <w:rPr>
          <w:rFonts w:ascii="FrankRuehl" w:hAnsi="FrankRuehl" w:cs="FrankRuehl"/>
          <w:b/>
          <w:bCs/>
          <w:sz w:val="28"/>
          <w:szCs w:val="28"/>
          <w:u w:val="single"/>
          <w:rtl/>
        </w:rPr>
        <w:t>למי הכספים לטענתך היו שייכים? ת. הכספים של מי שהחשבון שלו...ש. ...הבעלות כל אחד שלו נכון? ת. נכון</w:t>
      </w:r>
      <w:r>
        <w:rPr>
          <w:rFonts w:ascii="FrankRuehl" w:hAnsi="FrankRuehl" w:cs="FrankRuehl"/>
          <w:b/>
          <w:bCs/>
          <w:sz w:val="26"/>
          <w:szCs w:val="26"/>
          <w:rtl/>
        </w:rPr>
        <w:t>"</w:t>
      </w:r>
      <w:r>
        <w:rPr>
          <w:rFonts w:ascii="FrankRuehl" w:hAnsi="FrankRuehl" w:cs="FrankRuehl"/>
          <w:sz w:val="26"/>
          <w:szCs w:val="26"/>
          <w:rtl/>
        </w:rPr>
        <w:t xml:space="preserve"> </w:t>
      </w:r>
      <w:r>
        <w:rPr>
          <w:rFonts w:ascii="David" w:hAnsi="David"/>
          <w:rtl/>
        </w:rPr>
        <w:t>(נספח ה5 שו' 113-117).</w:t>
      </w:r>
    </w:p>
    <w:p w14:paraId="5D758F4C" w14:textId="77777777" w:rsidR="00C204EF" w:rsidRDefault="00C204EF" w:rsidP="00C204EF">
      <w:pPr>
        <w:keepNext w:val="0"/>
        <w:tabs>
          <w:tab w:val="left" w:pos="424"/>
        </w:tabs>
        <w:ind w:left="424" w:hanging="424"/>
        <w:rPr>
          <w:rFonts w:ascii="David" w:hAnsi="David"/>
          <w:rtl/>
          <w:lang w:eastAsia="he-IL"/>
        </w:rPr>
      </w:pPr>
    </w:p>
    <w:p w14:paraId="020751A5" w14:textId="240B5237" w:rsidR="00C204EF" w:rsidRDefault="00C204EF" w:rsidP="00C204EF">
      <w:pPr>
        <w:keepNext w:val="0"/>
        <w:tabs>
          <w:tab w:val="left" w:pos="424"/>
        </w:tabs>
        <w:ind w:left="424" w:hanging="424"/>
        <w:rPr>
          <w:rFonts w:ascii="David" w:hAnsi="David"/>
          <w:rtl/>
          <w:lang w:eastAsia="he-IL"/>
        </w:rPr>
      </w:pPr>
      <w:del w:id="90087" w:author="Claude" w:date="2026-10-05T09:00:00Z">
        <w:r>
          <w:rPr>
            <w:rFonts w:ascii="David" w:hAnsi="David" w:hint="cs"/>
            <w:rtl/>
            <w:lang w:eastAsia="he-IL"/>
          </w:rPr>
          <w:delText>31.</w:delText>
        </w:r>
      </w:del>
      <w:ins w:id="90088" w:author="Claude" w:date="2026-10-05T09:00:00Z">
        <w:r>
          <w:rPr>
            <w:rFonts w:ascii="David" w:hAnsi="David" w:hint="cs"/>
            <w:rtl/>
            <w:lang w:eastAsia="he-IL"/>
          </w:rPr>
          <w:t xml:space="preserve">15.</w:t>
        </w:r>
      </w:ins>
      <w:r>
        <w:rPr>
          <w:rFonts w:ascii="David" w:hAnsi="David"/>
          <w:rtl/>
          <w:lang w:eastAsia="he-IL"/>
        </w:rPr>
        <w:tab/>
      </w:r>
      <w:r>
        <w:rPr>
          <w:rFonts w:ascii="David" w:hAnsi="David" w:hint="cs"/>
          <w:rtl/>
          <w:lang w:eastAsia="he-IL"/>
        </w:rPr>
        <w:t xml:space="preserve">מעבר לאמור, ולציטוטים המובהקים בפסקי הדין שמוכיחים את </w:t>
      </w:r>
      <w:r>
        <w:rPr>
          <w:rFonts w:ascii="David" w:hAnsi="David" w:hint="cs"/>
          <w:b/>
          <w:bCs/>
          <w:rtl/>
          <w:lang w:eastAsia="he-IL"/>
        </w:rPr>
        <w:t>יישום הדין האזרחי</w:t>
      </w:r>
      <w:r>
        <w:rPr>
          <w:rFonts w:ascii="David" w:hAnsi="David" w:hint="cs"/>
          <w:rtl/>
          <w:lang w:eastAsia="he-IL"/>
        </w:rPr>
        <w:t xml:space="preserve">, </w:t>
      </w:r>
      <w:r>
        <w:rPr>
          <w:rFonts w:ascii="David" w:hAnsi="David" w:hint="cs"/>
          <w:u w:val="single"/>
          <w:rtl/>
          <w:lang w:eastAsia="he-IL"/>
        </w:rPr>
        <w:t xml:space="preserve">בפני ביה"ד הוצגו </w:t>
      </w:r>
      <w:r>
        <w:rPr>
          <w:rFonts w:ascii="David" w:hAnsi="David" w:hint="cs"/>
          <w:b/>
          <w:bCs/>
          <w:u w:val="single"/>
          <w:rtl/>
          <w:lang w:eastAsia="he-IL"/>
        </w:rPr>
        <w:t>ראיות מובהקות</w:t>
      </w:r>
      <w:r>
        <w:rPr>
          <w:rFonts w:ascii="David" w:hAnsi="David" w:hint="cs"/>
          <w:u w:val="single"/>
          <w:rtl/>
          <w:lang w:eastAsia="he-IL"/>
        </w:rPr>
        <w:t xml:space="preserve"> בהן</w:t>
      </w:r>
      <w:r>
        <w:rPr>
          <w:rFonts w:ascii="David" w:hAnsi="David" w:hint="cs"/>
          <w:b/>
          <w:bCs/>
          <w:u w:val="single"/>
          <w:rtl/>
          <w:lang w:eastAsia="he-IL"/>
        </w:rPr>
        <w:t xml:space="preserve"> העותרת מאשרת בכתב</w:t>
      </w:r>
      <w:r>
        <w:rPr>
          <w:rFonts w:ascii="David" w:hAnsi="David" w:hint="cs"/>
          <w:u w:val="single"/>
          <w:rtl/>
          <w:lang w:eastAsia="he-IL"/>
        </w:rPr>
        <w:t xml:space="preserve"> </w:t>
      </w:r>
      <w:del w:id="90324" w:author="Claude" w:date="2026-10-05T09:00:00Z">
        <w:r>
          <w:rPr>
            <w:rFonts w:ascii="David" w:hAnsi="David" w:hint="cs"/>
            <w:u w:val="single"/>
            <w:rtl/>
            <w:lang w:eastAsia="he-IL"/>
          </w:rPr>
          <w:delText xml:space="preserve"> </w:delText>
        </w:r>
      </w:del>
      <w:r>
        <w:rPr>
          <w:rFonts w:ascii="David" w:hAnsi="David" w:hint="cs"/>
          <w:u w:val="single"/>
          <w:rtl/>
          <w:lang w:eastAsia="he-IL"/>
        </w:rPr>
        <w:t xml:space="preserve">שכל זכות שקיימת לגבי הבית בקיבוץ (גם אם אין זכות קניינית) - הינה של </w:t>
      </w:r>
      <w:r>
        <w:rPr>
          <w:rFonts w:ascii="David" w:hAnsi="David" w:hint="cs"/>
          <w:b/>
          <w:bCs/>
          <w:u w:val="single"/>
          <w:rtl/>
          <w:lang w:eastAsia="he-IL"/>
        </w:rPr>
        <w:t>המשיב</w:t>
      </w:r>
      <w:r>
        <w:rPr>
          <w:rFonts w:ascii="David" w:hAnsi="David" w:hint="cs"/>
          <w:u w:val="single"/>
          <w:rtl/>
          <w:lang w:eastAsia="he-IL"/>
        </w:rPr>
        <w:t xml:space="preserve"> בלבד</w:t>
      </w:r>
      <w:r>
        <w:rPr>
          <w:rFonts w:ascii="David" w:hAnsi="David" w:hint="cs"/>
          <w:rtl/>
          <w:lang w:eastAsia="he-IL"/>
        </w:rPr>
        <w:t xml:space="preserve">: </w:t>
      </w:r>
      <w:r>
        <w:rPr>
          <w:rFonts w:ascii="David" w:hAnsi="David" w:hint="eastAsia"/>
          <w:highlight w:val="yellow"/>
          <w:rtl/>
          <w:lang w:eastAsia="he-IL"/>
          <w:rPrChange w:id="90332" w:author="Claude" w:date="2026-10-05T09:00:00Z">
            <w:rPr>
              <w:rFonts w:ascii="David" w:hAnsi="David" w:hint="eastAsia"/>
              <w:highlight w:val="yellow"/>
              <w:rtl/>
              <w:lang w:eastAsia="he-IL"/>
            </w:rPr>
          </w:rPrChange>
        </w:rPr>
        <w:t>לצרף</w:t>
      </w:r>
      <w:r>
        <w:rPr>
          <w:rFonts w:ascii="David" w:hAnsi="David"/>
          <w:highlight w:val="yellow"/>
          <w:rtl/>
          <w:lang w:eastAsia="he-IL"/>
          <w:rPrChange w:id="90333" w:author="Claude" w:date="2026-10-05T09:00:00Z">
            <w:rPr>
              <w:rFonts w:ascii="David" w:hAnsi="David"/>
              <w:highlight w:val="yellow"/>
              <w:rtl/>
              <w:lang w:eastAsia="he-IL"/>
            </w:rPr>
          </w:rPrChange>
        </w:rPr>
        <w:t xml:space="preserve"> ההצהרות כנספחים לתשובה</w:t>
      </w:r>
    </w:p>
    <w:p w14:paraId="6DD3E428" w14:textId="77777777" w:rsidR="00C204EF" w:rsidRDefault="00C204EF" w:rsidP="00C204EF">
      <w:pPr>
        <w:keepNext w:val="0"/>
        <w:tabs>
          <w:tab w:val="left" w:pos="424"/>
        </w:tabs>
        <w:ind w:left="424" w:hanging="424"/>
        <w:rPr>
          <w:rFonts w:ascii="David" w:hAnsi="David"/>
          <w:rtl/>
          <w:lang w:eastAsia="he-IL"/>
        </w:rPr>
      </w:pPr>
    </w:p>
    <w:p w14:paraId="74E4BBBB" w14:textId="6B9F942F" w:rsidR="00C204EF" w:rsidRDefault="00C204EF" w:rsidP="00C204EF">
      <w:pPr>
        <w:keepNext w:val="0"/>
        <w:tabs>
          <w:tab w:val="left" w:pos="424"/>
        </w:tabs>
        <w:ind w:left="849" w:hanging="708"/>
        <w:rPr>
          <w:rFonts w:ascii="David" w:hAnsi="David"/>
          <w:rtl/>
        </w:rPr>
      </w:pPr>
      <w:r>
        <w:rPr>
          <w:rFonts w:ascii="David" w:hAnsi="David" w:hint="cs"/>
          <w:rtl/>
        </w:rPr>
        <w:t xml:space="preserve">  </w:t>
      </w:r>
      <w:r>
        <w:rPr>
          <w:rFonts w:ascii="David" w:hAnsi="David"/>
          <w:rtl/>
        </w:rPr>
        <w:tab/>
      </w:r>
      <w:r>
        <w:rPr>
          <w:rFonts w:ascii="David" w:hAnsi="David" w:hint="cs"/>
          <w:rtl/>
        </w:rPr>
        <w:t>א.</w:t>
      </w:r>
      <w:r>
        <w:rPr>
          <w:rFonts w:ascii="David" w:hAnsi="David"/>
          <w:rtl/>
        </w:rPr>
        <w:tab/>
      </w:r>
      <w:r>
        <w:rPr>
          <w:rFonts w:ascii="David" w:hAnsi="David" w:hint="cs"/>
          <w:rtl/>
        </w:rPr>
        <w:t xml:space="preserve"> </w:t>
      </w:r>
      <w:r>
        <w:rPr>
          <w:rFonts w:ascii="David" w:hAnsi="David"/>
          <w:b/>
          <w:bCs/>
          <w:u w:val="double"/>
          <w:rtl/>
        </w:rPr>
        <w:t>הצהרות ההון</w:t>
      </w:r>
      <w:r>
        <w:rPr>
          <w:rFonts w:ascii="David" w:hAnsi="David" w:hint="cs"/>
          <w:rtl/>
        </w:rPr>
        <w:t xml:space="preserve"> של הצדדים משנים </w:t>
      </w:r>
      <w:r>
        <w:rPr>
          <w:rFonts w:ascii="David" w:hAnsi="David" w:hint="cs"/>
          <w:b/>
          <w:bCs/>
          <w:rtl/>
        </w:rPr>
        <w:t>2014</w:t>
      </w:r>
      <w:r>
        <w:rPr>
          <w:rFonts w:ascii="David" w:hAnsi="David" w:hint="cs"/>
          <w:rtl/>
        </w:rPr>
        <w:t xml:space="preserve"> ו-</w:t>
      </w:r>
      <w:r>
        <w:rPr>
          <w:rFonts w:ascii="David" w:hAnsi="David" w:hint="cs"/>
          <w:b/>
          <w:bCs/>
          <w:rtl/>
        </w:rPr>
        <w:t>2018</w:t>
      </w:r>
      <w:r>
        <w:rPr>
          <w:rFonts w:ascii="David" w:hAnsi="David" w:hint="cs"/>
          <w:rtl/>
        </w:rPr>
        <w:t xml:space="preserve">, המוכיחות כי הצדדים </w:t>
      </w:r>
      <w:r>
        <w:rPr>
          <w:rFonts w:ascii="David" w:hAnsi="David" w:hint="cs"/>
          <w:u w:val="single"/>
          <w:rtl/>
        </w:rPr>
        <w:t xml:space="preserve">דיווחו על הפרדה בזכויות ובחובות באופן מובהק גם לגבי הזכויות </w:t>
      </w:r>
      <w:r>
        <w:rPr>
          <w:rFonts w:ascii="David" w:hAnsi="David" w:hint="eastAsia"/>
          <w:u w:val="single"/>
          <w:rtl/>
        </w:rPr>
        <w:t>והחובות</w:t>
      </w:r>
      <w:r>
        <w:rPr>
          <w:rFonts w:ascii="David" w:hAnsi="David" w:hint="cs"/>
          <w:u w:val="single"/>
          <w:rtl/>
        </w:rPr>
        <w:t xml:space="preserve"> בדירה בקיבוץ</w:t>
      </w:r>
      <w:r>
        <w:rPr>
          <w:rFonts w:ascii="David" w:hAnsi="David" w:hint="cs"/>
          <w:rtl/>
        </w:rPr>
        <w:t xml:space="preserve">. הצדדים הצהירו לרשויות המס כי </w:t>
      </w:r>
      <w:commentRangeStart w:id="5"/>
      <w:r>
        <w:rPr>
          <w:rFonts w:ascii="David" w:hAnsi="David" w:hint="cs"/>
          <w:u w:val="single"/>
          <w:rtl/>
        </w:rPr>
        <w:t xml:space="preserve">בבעלות </w:t>
      </w:r>
      <w:r>
        <w:rPr>
          <w:rFonts w:ascii="David" w:hAnsi="David" w:hint="cs"/>
          <w:b/>
          <w:bCs/>
          <w:u w:val="single"/>
          <w:rtl/>
        </w:rPr>
        <w:t>האשה</w:t>
      </w:r>
      <w:r>
        <w:rPr>
          <w:rFonts w:ascii="David" w:hAnsi="David" w:hint="cs"/>
          <w:rtl/>
        </w:rPr>
        <w:t xml:space="preserve"> דירה</w:t>
      </w:r>
      <w:commentRangeEnd w:id="5"/>
      <w:r>
        <w:rPr>
          <w:rStyle w:val="CommentReference"/>
        </w:rPr>
        <w:commentReference w:id="5"/>
      </w:r>
      <w:r>
        <w:rPr>
          <w:rFonts w:ascii="David" w:hAnsi="David" w:hint="cs"/>
          <w:rtl/>
        </w:rPr>
        <w:t xml:space="preserve">, חשבונות בנק, חסכונות, </w:t>
      </w:r>
      <w:r>
        <w:rPr>
          <w:rFonts w:ascii="David" w:hAnsi="David" w:hint="cs"/>
          <w:u w:val="single"/>
          <w:rtl/>
        </w:rPr>
        <w:t xml:space="preserve">ובבעלות </w:t>
      </w:r>
      <w:r>
        <w:rPr>
          <w:rFonts w:ascii="David" w:hAnsi="David" w:hint="cs"/>
          <w:b/>
          <w:bCs/>
          <w:u w:val="single"/>
          <w:rtl/>
        </w:rPr>
        <w:t>הבעל</w:t>
      </w:r>
      <w:r>
        <w:rPr>
          <w:rFonts w:ascii="David" w:hAnsi="David" w:hint="cs"/>
          <w:rtl/>
        </w:rPr>
        <w:t xml:space="preserve"> זכויות וחובות בבית בקיבוץ, </w:t>
      </w:r>
      <w:r>
        <w:rPr>
          <w:rFonts w:ascii="David" w:hAnsi="David" w:hint="cs"/>
          <w:u w:val="single"/>
          <w:rtl/>
        </w:rPr>
        <w:t xml:space="preserve">חובות אותם שילם הבעל</w:t>
      </w:r>
      <w:r>
        <w:rPr>
          <w:rFonts w:ascii="David" w:hAnsi="David" w:hint="cs"/>
          <w:rtl/>
        </w:rPr>
        <w:t xml:space="preserve">:  </w:t>
      </w:r>
    </w:p>
    <w:p w14:paraId="0602E6C1" w14:textId="77777777" w:rsidR="00C204EF" w:rsidRPr="002C7ADE"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b/>
          <w:bCs/>
          <w:u w:val="single"/>
          <w:rtl/>
          <w:lang w:eastAsia="he-IL"/>
        </w:rPr>
      </w:pPr>
      <w:r>
        <w:rPr>
          <w:rFonts w:ascii="David" w:hAnsi="David"/>
          <w:b/>
          <w:bCs/>
          <w:u w:val="single"/>
          <w:rtl/>
          <w:lang w:eastAsia="he-IL"/>
        </w:rPr>
        <w:t>לגבי הבתים והלוואת המשכנתא הצדדים הצהירו</w:t>
      </w:r>
      <w:r>
        <w:rPr>
          <w:rFonts w:ascii="David" w:hAnsi="David"/>
          <w:b/>
          <w:bCs/>
          <w:rtl/>
          <w:lang w:eastAsia="he-IL"/>
        </w:rPr>
        <w:t>:</w:t>
      </w:r>
    </w:p>
    <w:p w14:paraId="385B2A4B" w14:textId="6404B580"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FrankRuehl" w:hAnsi="FrankRuehl" w:cs="FrankRuehl"/>
          <w:sz w:val="26"/>
          <w:szCs w:val="26"/>
          <w:rtl/>
          <w:lang w:eastAsia="he-IL"/>
        </w:rPr>
      </w:pPr>
      <w:r>
        <w:rPr>
          <w:rFonts w:ascii="FrankRuehl" w:hAnsi="FrankRuehl" w:cs="FrankRuehl"/>
          <w:rtl/>
          <w:lang w:eastAsia="he-IL"/>
        </w:rPr>
        <w:t>"</w:t>
      </w:r>
      <w:r>
        <w:rPr>
          <w:rFonts w:ascii="FrankRuehl" w:hAnsi="FrankRuehl" w:cs="FrankRuehl"/>
          <w:sz w:val="26"/>
          <w:szCs w:val="26"/>
          <w:rtl/>
          <w:lang w:eastAsia="he-IL"/>
        </w:rPr>
        <w:t xml:space="preserve">עם הפרטת קיבוץ גליל ים בשנת 2006 </w:t>
      </w:r>
      <w:commentRangeStart w:id="6"/>
      <w:r>
        <w:rPr>
          <w:rFonts w:ascii="FrankRuehl" w:hAnsi="FrankRuehl" w:cs="FrankRuehl"/>
          <w:sz w:val="28"/>
          <w:szCs w:val="28"/>
          <w:u w:val="single"/>
          <w:rtl/>
          <w:lang w:eastAsia="he-IL"/>
        </w:rPr>
        <w:t xml:space="preserve">קיבל עופר דקל </w:t>
      </w:r>
      <w:r>
        <w:rPr>
          <w:rFonts w:ascii="FrankRuehl" w:hAnsi="FrankRuehl" w:cs="FrankRuehl"/>
          <w:b/>
          <w:bCs/>
          <w:sz w:val="26"/>
          <w:szCs w:val="26"/>
          <w:u w:val="single"/>
          <w:rtl/>
          <w:lang w:eastAsia="he-IL"/>
        </w:rPr>
        <w:t>כחבר קיבוץ</w:t>
      </w:r>
      <w:r>
        <w:rPr>
          <w:rFonts w:ascii="FrankRuehl" w:hAnsi="FrankRuehl" w:cs="FrankRuehl"/>
          <w:sz w:val="26"/>
          <w:szCs w:val="26"/>
          <w:u w:val="single"/>
          <w:rtl/>
          <w:lang w:eastAsia="he-IL"/>
        </w:rPr>
        <w:t xml:space="preserve"> זכות לחלקת אדמה</w:t>
      </w:r>
      <w:r>
        <w:rPr>
          <w:rFonts w:ascii="FrankRuehl" w:hAnsi="FrankRuehl" w:cs="FrankRuehl"/>
          <w:sz w:val="26"/>
          <w:szCs w:val="26"/>
          <w:rtl/>
          <w:lang w:eastAsia="he-IL"/>
        </w:rPr>
        <w:t xml:space="preserve"> על מנת לבנות עליה בית</w:t>
      </w:r>
      <w:commentRangeEnd w:id="6"/>
      <w:r>
        <w:rPr>
          <w:rStyle w:val="CommentReference"/>
        </w:rPr>
        <w:commentReference w:id="6"/>
      </w:r>
      <w:r>
        <w:rPr>
          <w:rFonts w:ascii="FrankRuehl" w:hAnsi="FrankRuehl" w:cs="FrankRuehl"/>
          <w:sz w:val="26"/>
          <w:szCs w:val="26"/>
          <w:rtl/>
          <w:lang w:eastAsia="he-IL"/>
        </w:rPr>
        <w:t xml:space="preserve">. על מנת </w:t>
      </w:r>
      <w:r>
        <w:rPr>
          <w:rFonts w:ascii="FrankRuehl" w:hAnsi="FrankRuehl" w:cs="FrankRuehl"/>
          <w:sz w:val="26"/>
          <w:szCs w:val="26"/>
          <w:u w:val="single"/>
          <w:rtl/>
          <w:lang w:eastAsia="he-IL"/>
        </w:rPr>
        <w:t>להוזיל עלויות, הקיבוץ דאג לבניית הבתים באופן מאורגן לחברי הקיבוץ</w:t>
      </w:r>
      <w:r>
        <w:rPr>
          <w:rFonts w:ascii="FrankRuehl" w:hAnsi="FrankRuehl" w:cs="FrankRuehl"/>
          <w:sz w:val="26"/>
          <w:szCs w:val="26"/>
          <w:rtl/>
          <w:lang w:eastAsia="he-IL"/>
        </w:rPr>
        <w:t xml:space="preserve"> שנכללו בפרוייקט. ההסדר בוסס על העברת הכספים למימון הבניה לקיבוץ ע"מ שישכור שירותי בנייה עבורם. עלות הבנייה: 622,000 ₪ . מטבח, אמבטיה, שירותים</w:t>
      </w:r>
      <w:r>
        <w:rPr>
          <w:rFonts w:ascii="FrankRuehl" w:hAnsi="FrankRuehl" w:cs="FrankRuehl" w:hint="cs"/>
          <w:sz w:val="26"/>
          <w:szCs w:val="26"/>
          <w:rtl/>
          <w:lang w:eastAsia="he-IL"/>
        </w:rPr>
        <w:t>...</w:t>
      </w:r>
      <w:r>
        <w:rPr>
          <w:rFonts w:ascii="FrankRuehl" w:hAnsi="FrankRuehl" w:cs="FrankRuehl"/>
          <w:b/>
          <w:bCs/>
          <w:sz w:val="28"/>
          <w:szCs w:val="28"/>
          <w:u w:val="single"/>
          <w:rtl/>
          <w:lang w:eastAsia="he-IL"/>
        </w:rPr>
        <w:t>שולמו ע"י עופר דקל</w:t>
      </w:r>
      <w:r>
        <w:rPr>
          <w:rFonts w:ascii="FrankRuehl" w:hAnsi="FrankRuehl" w:cs="FrankRuehl"/>
          <w:sz w:val="28"/>
          <w:szCs w:val="28"/>
          <w:rtl/>
          <w:lang w:eastAsia="he-IL"/>
        </w:rPr>
        <w:t xml:space="preserve"> </w:t>
      </w:r>
      <w:r>
        <w:rPr>
          <w:rFonts w:ascii="FrankRuehl" w:hAnsi="FrankRuehl" w:cs="FrankRuehl"/>
          <w:sz w:val="26"/>
          <w:szCs w:val="26"/>
          <w:rtl/>
          <w:lang w:eastAsia="he-IL"/>
        </w:rPr>
        <w:t xml:space="preserve">לאנשי מקצוע: </w:t>
      </w:r>
      <w:del w:id="90325" w:author="Claude" w:date="2026-10-05T09:00:00Z">
        <w:r>
          <w:rPr>
            <w:rFonts w:ascii="FrankRuehl" w:hAnsi="FrankRuehl" w:cs="FrankRuehl"/>
            <w:sz w:val="26"/>
            <w:szCs w:val="26"/>
            <w:rtl/>
            <w:lang w:eastAsia="he-IL"/>
          </w:rPr>
          <w:delText xml:space="preserve"> </w:delText>
        </w:r>
      </w:del>
      <w:r>
        <w:rPr>
          <w:rFonts w:ascii="FrankRuehl" w:hAnsi="FrankRuehl" w:cs="FrankRuehl"/>
          <w:sz w:val="26"/>
          <w:szCs w:val="26"/>
          <w:rtl/>
          <w:lang w:eastAsia="he-IL"/>
        </w:rPr>
        <w:t xml:space="preserve">180,000 ₪. </w:t>
      </w:r>
      <w:r>
        <w:rPr>
          <w:rFonts w:ascii="FrankRuehl" w:hAnsi="FrankRuehl" w:cs="FrankRuehl"/>
          <w:b/>
          <w:bCs/>
          <w:sz w:val="26"/>
          <w:szCs w:val="26"/>
          <w:u w:val="single"/>
          <w:rtl/>
          <w:lang w:eastAsia="he-IL"/>
        </w:rPr>
        <w:t>סה"כ: 802,000</w:t>
      </w:r>
      <w:r>
        <w:rPr>
          <w:rFonts w:ascii="FrankRuehl" w:hAnsi="FrankRuehl" w:cs="FrankRuehl"/>
          <w:sz w:val="26"/>
          <w:szCs w:val="26"/>
          <w:rtl/>
          <w:lang w:eastAsia="he-IL"/>
        </w:rPr>
        <w:t xml:space="preserve"> </w:t>
      </w:r>
      <w:r>
        <w:rPr>
          <w:rFonts w:ascii="David" w:hAnsi="David"/>
          <w:rtl/>
          <w:lang w:eastAsia="he-IL"/>
        </w:rPr>
        <w:t xml:space="preserve">₪" </w:t>
      </w:r>
      <w:r>
        <w:rPr>
          <w:rFonts w:ascii="David" w:hAnsi="David"/>
          <w:highlight w:val="yellow"/>
          <w:rtl/>
          <w:lang w:eastAsia="he-IL"/>
        </w:rPr>
        <w:t>(עמ' 91)</w:t>
      </w:r>
      <w:r>
        <w:rPr>
          <w:rFonts w:ascii="David" w:hAnsi="David" w:hint="cs"/>
          <w:rtl/>
          <w:lang w:eastAsia="he-IL"/>
        </w:rPr>
        <w:t xml:space="preserve">; </w:t>
      </w:r>
      <w:r>
        <w:rPr>
          <w:rFonts w:ascii="FrankRuehl" w:hAnsi="FrankRuehl" w:cs="FrankRuehl"/>
          <w:sz w:val="26"/>
          <w:szCs w:val="26"/>
          <w:rtl/>
          <w:lang w:eastAsia="he-IL"/>
        </w:rPr>
        <w:t>"</w:t>
      </w:r>
      <w:r>
        <w:rPr>
          <w:rFonts w:ascii="FrankRuehl" w:hAnsi="FrankRuehl" w:cs="FrankRuehl"/>
          <w:sz w:val="26"/>
          <w:szCs w:val="26"/>
          <w:u w:val="single"/>
          <w:rtl/>
          <w:lang w:eastAsia="he-IL"/>
        </w:rPr>
        <w:t>דירה ברחוב הסיגלית 26 מעלות</w:t>
      </w:r>
      <w:r>
        <w:rPr>
          <w:rFonts w:ascii="FrankRuehl" w:hAnsi="FrankRuehl" w:cs="FrankRuehl"/>
          <w:sz w:val="26"/>
          <w:szCs w:val="26"/>
          <w:rtl/>
          <w:lang w:eastAsia="he-IL"/>
        </w:rPr>
        <w:t xml:space="preserve"> </w:t>
      </w:r>
      <w:r>
        <w:rPr>
          <w:rFonts w:ascii="FrankRuehl" w:hAnsi="FrankRuehl" w:cs="FrankRuehl"/>
          <w:b/>
          <w:bCs/>
          <w:sz w:val="26"/>
          <w:szCs w:val="26"/>
          <w:u w:val="single"/>
          <w:rtl/>
          <w:lang w:eastAsia="he-IL"/>
        </w:rPr>
        <w:t>בבעלות זיוה</w:t>
      </w:r>
      <w:r>
        <w:rPr>
          <w:rFonts w:ascii="FrankRuehl" w:hAnsi="FrankRuehl" w:cs="FrankRuehl"/>
          <w:sz w:val="26"/>
          <w:szCs w:val="26"/>
          <w:rtl/>
          <w:lang w:eastAsia="he-IL"/>
        </w:rPr>
        <w:t>...תאריך רכישה 20.2.2018 שולם 513,475 ₪" ומצורף עמוד מהסכם הרכישה</w:t>
      </w:r>
      <w:del w:id="90145" w:author="Claude" w:date="2026-10-05T09:00:00Z">
        <w:r>
          <w:rPr>
            <w:rFonts w:ascii="FrankRuehl" w:hAnsi="FrankRuehl" w:cs="FrankRuehl" w:hint="cs"/>
            <w:sz w:val="26"/>
            <w:szCs w:val="26"/>
            <w:rtl/>
            <w:lang w:eastAsia="he-IL"/>
          </w:rPr>
          <w:delText xml:space="preserve">"</w:delText>
        </w:r>
      </w:del>
      <w:r>
        <w:rPr>
          <w:rFonts w:ascii="FrankRuehl" w:hAnsi="FrankRuehl" w:cs="FrankRuehl" w:hint="cs"/>
          <w:sz w:val="26"/>
          <w:szCs w:val="26"/>
          <w:rtl/>
          <w:lang w:eastAsia="he-IL"/>
        </w:rPr>
        <w:t xml:space="preserve"> </w:t>
      </w:r>
      <w:r>
        <w:rPr>
          <w:rFonts w:ascii="David" w:hAnsi="David"/>
          <w:rtl/>
          <w:lang w:eastAsia="he-IL"/>
        </w:rPr>
        <w:t>(</w:t>
      </w:r>
      <w:r>
        <w:rPr>
          <w:rFonts w:ascii="David" w:hAnsi="David"/>
          <w:highlight w:val="yellow"/>
          <w:rtl/>
          <w:lang w:eastAsia="he-IL"/>
        </w:rPr>
        <w:t>עמ' 113-114).</w:t>
      </w:r>
      <w:r>
        <w:rPr>
          <w:rFonts w:ascii="David" w:hAnsi="David"/>
          <w:rtl/>
          <w:lang w:eastAsia="he-IL"/>
        </w:rPr>
        <w:t xml:space="preserve"> </w:t>
      </w:r>
    </w:p>
    <w:p w14:paraId="21961E12" w14:textId="77777777" w:rsidR="00E44786" w:rsidRDefault="00E44786"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FrankRuehl" w:hAnsi="FrankRuehl" w:cs="FrankRuehl"/>
          <w:sz w:val="26"/>
          <w:szCs w:val="26"/>
          <w:rtl/>
          <w:lang w:eastAsia="he-IL"/>
        </w:rPr>
      </w:pPr>
    </w:p>
    <w:p w14:paraId="1C725138" w14:textId="37746420"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del w:id="90233" w:author="Claude" w:date="2026-10-05T09:00:00Z">
        <w:r>
          <w:rPr>
            <w:rFonts w:ascii="David" w:hAnsi="David"/>
            <w:b/>
            <w:bCs/>
            <w:u w:val="single"/>
            <w:rtl/>
            <w:lang w:eastAsia="he-IL"/>
          </w:rPr>
          <w:delText>הלווא</w:delText>
        </w:r>
      </w:del>
      <w:del w:id="90234" w:author="Claude" w:date="2026-10-05T09:00:00Z">
        <w:r>
          <w:rPr>
            <w:rFonts w:ascii="David" w:hAnsi="David" w:hint="cs"/>
            <w:b/>
            <w:bCs/>
            <w:u w:val="single"/>
            <w:rtl/>
            <w:lang w:eastAsia="he-IL"/>
          </w:rPr>
          <w:delText>ת המשכנתא</w:delText>
        </w:r>
      </w:del>
      <w:del w:id="90235" w:author="Claude" w:date="2026-10-05T09:00:00Z">
        <w:r>
          <w:rPr>
            <w:rFonts w:ascii="David" w:hAnsi="David" w:hint="cs"/>
            <w:rtl/>
            <w:lang w:eastAsia="he-IL"/>
          </w:rPr>
          <w:delText xml:space="preserve"> על הדירה בקיבוץ</w:delText>
        </w:r>
      </w:del>
      <w:del w:id="90236" w:author="Claude" w:date="2026-10-05T09:00:00Z">
        <w:r>
          <w:rPr>
            <w:rFonts w:ascii="David" w:hAnsi="David"/>
            <w:rtl/>
            <w:lang w:eastAsia="he-IL"/>
          </w:rPr>
          <w:delText xml:space="preserve"> </w:delText>
        </w:r>
      </w:del>
      <w:del w:id="90237" w:author="Claude" w:date="2026-10-05T09:00:00Z">
        <w:r>
          <w:rPr>
            <w:rFonts w:ascii="David" w:hAnsi="David" w:hint="cs"/>
            <w:rtl/>
            <w:lang w:eastAsia="he-IL"/>
          </w:rPr>
          <w:delText xml:space="preserve">(מעין משכנתא)</w:delText>
        </w:r>
      </w:del>
      <w:ins w:id="90238" w:author="Claude" w:date="2026-10-05T09:00:00Z">
        <w:r>
          <w:rPr>
            <w:rFonts w:ascii="David" w:hAnsi="David"/>
            <w:b/>
            <w:bCs/>
            <w:u w:val="single"/>
            <w:rtl/>
            <w:lang w:eastAsia="he-IL"/>
          </w:rPr>
          <w:t xml:space="preserve">ההלוואה לבניית הדירה בקיבוץ (מעין משכנתא)</w:t>
        </w:r>
      </w:ins>
      <w:r>
        <w:rPr>
          <w:rFonts w:ascii="David" w:hAnsi="David" w:hint="cs"/>
          <w:rtl/>
          <w:lang w:eastAsia="he-IL"/>
        </w:rPr>
        <w:t xml:space="preserve"> </w:t>
      </w:r>
      <w:r>
        <w:rPr>
          <w:rFonts w:ascii="David" w:hAnsi="David"/>
          <w:rtl/>
          <w:lang w:eastAsia="he-IL"/>
        </w:rPr>
        <w:t xml:space="preserve">מופיעה </w:t>
      </w:r>
      <w:r>
        <w:rPr>
          <w:rFonts w:ascii="David" w:hAnsi="David"/>
          <w:u w:val="single"/>
          <w:rtl/>
          <w:lang w:eastAsia="he-IL"/>
        </w:rPr>
        <w:t xml:space="preserve">כחוב של </w:t>
      </w:r>
      <w:r>
        <w:rPr>
          <w:rFonts w:ascii="David" w:hAnsi="David"/>
          <w:b/>
          <w:bCs/>
          <w:u w:val="single"/>
          <w:rtl/>
          <w:lang w:eastAsia="he-IL"/>
        </w:rPr>
        <w:t>ה</w:t>
      </w:r>
      <w:r>
        <w:rPr>
          <w:rFonts w:ascii="David" w:hAnsi="David" w:hint="cs"/>
          <w:b/>
          <w:bCs/>
          <w:u w:val="single"/>
          <w:rtl/>
          <w:lang w:eastAsia="he-IL"/>
        </w:rPr>
        <w:t>משיב</w:t>
      </w:r>
      <w:r>
        <w:rPr>
          <w:rFonts w:ascii="David" w:hAnsi="David" w:hint="cs"/>
          <w:rtl/>
          <w:lang w:eastAsia="he-IL"/>
        </w:rPr>
        <w:t xml:space="preserve"> </w:t>
      </w:r>
      <w:r>
        <w:rPr>
          <w:rFonts w:ascii="David" w:hAnsi="David"/>
          <w:rtl/>
          <w:lang w:eastAsia="he-IL"/>
        </w:rPr>
        <w:t>(עמ' 102, 128).</w:t>
      </w:r>
    </w:p>
    <w:p w14:paraId="68A2A03E" w14:textId="77777777" w:rsidR="00C204EF" w:rsidRPr="0096283B"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FrankRuehl" w:hAnsi="FrankRuehl" w:cs="FrankRuehl"/>
          <w:sz w:val="26"/>
          <w:szCs w:val="26"/>
          <w:rtl/>
          <w:lang w:eastAsia="he-IL"/>
        </w:rPr>
      </w:pPr>
    </w:p>
    <w:p w14:paraId="41EA4EA1" w14:textId="77777777"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hint="cs"/>
          <w:b/>
          <w:bCs/>
          <w:u w:val="single"/>
          <w:rtl/>
          <w:lang w:eastAsia="he-IL"/>
        </w:rPr>
        <w:t>לגבי הפרדת חובות וחשבונות הצדדים הצהירו</w:t>
      </w:r>
      <w:r>
        <w:rPr>
          <w:rFonts w:ascii="David" w:hAnsi="David" w:hint="cs"/>
          <w:rtl/>
          <w:lang w:eastAsia="he-IL"/>
        </w:rPr>
        <w:t xml:space="preserve">: עמ' </w:t>
      </w:r>
      <w:r>
        <w:rPr>
          <w:rFonts w:ascii="David" w:hAnsi="David" w:hint="cs"/>
          <w:highlight w:val="yellow"/>
          <w:rtl/>
          <w:lang w:eastAsia="he-IL"/>
        </w:rPr>
        <w:t>92, 115 לנספחים, עמ' 102, 128 לנספחים</w:t>
      </w:r>
      <w:r>
        <w:rPr>
          <w:rFonts w:ascii="David" w:hAnsi="David" w:hint="cs"/>
          <w:rtl/>
          <w:lang w:eastAsia="he-IL"/>
        </w:rPr>
        <w:t>:</w:t>
      </w:r>
    </w:p>
    <w:p w14:paraId="54D743BD" w14:textId="77777777"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hint="cs"/>
          <w:u w:val="double"/>
          <w:rtl/>
          <w:lang w:eastAsia="he-IL"/>
        </w:rPr>
        <w:t>בדו"ח</w:t>
      </w:r>
      <w:r>
        <w:rPr>
          <w:rFonts w:ascii="David" w:hAnsi="David"/>
          <w:u w:val="double"/>
          <w:rtl/>
          <w:lang w:eastAsia="he-IL"/>
        </w:rPr>
        <w:t xml:space="preserve"> 2014</w:t>
      </w:r>
      <w:r>
        <w:rPr>
          <w:rFonts w:ascii="David" w:hAnsi="David"/>
          <w:rtl/>
          <w:lang w:eastAsia="he-IL"/>
        </w:rPr>
        <w:t xml:space="preserve"> </w:t>
      </w:r>
      <w:r>
        <w:rPr>
          <w:rFonts w:ascii="David" w:hAnsi="David"/>
          <w:b/>
          <w:bCs/>
          <w:rtl/>
          <w:lang w:eastAsia="he-IL"/>
        </w:rPr>
        <w:tab/>
        <w:t>על שמו של ה</w:t>
      </w:r>
      <w:r>
        <w:rPr>
          <w:rFonts w:ascii="David" w:hAnsi="David" w:hint="cs"/>
          <w:b/>
          <w:bCs/>
          <w:rtl/>
          <w:lang w:eastAsia="he-IL"/>
        </w:rPr>
        <w:t>משיב</w:t>
      </w:r>
      <w:r>
        <w:rPr>
          <w:rFonts w:ascii="David" w:hAnsi="David"/>
          <w:b/>
          <w:bCs/>
          <w:rtl/>
          <w:lang w:eastAsia="he-IL"/>
        </w:rPr>
        <w:t xml:space="preserve"> </w:t>
      </w:r>
      <w:r>
        <w:rPr>
          <w:rFonts w:ascii="David" w:hAnsi="David"/>
          <w:rtl/>
          <w:lang w:eastAsia="he-IL"/>
        </w:rPr>
        <w:t>בלבד ישנם</w:t>
      </w:r>
      <w:r>
        <w:rPr>
          <w:rFonts w:ascii="David" w:hAnsi="David"/>
          <w:b/>
          <w:bCs/>
          <w:rtl/>
          <w:lang w:eastAsia="he-IL"/>
        </w:rPr>
        <w:t xml:space="preserve"> </w:t>
      </w:r>
      <w:r>
        <w:rPr>
          <w:rFonts w:ascii="David" w:hAnsi="David"/>
          <w:b/>
          <w:bCs/>
          <w:u w:val="single"/>
          <w:rtl/>
          <w:lang w:eastAsia="he-IL"/>
        </w:rPr>
        <w:t>חובות</w:t>
      </w:r>
      <w:r>
        <w:rPr>
          <w:rFonts w:ascii="David" w:hAnsi="David"/>
          <w:b/>
          <w:bCs/>
          <w:rtl/>
          <w:lang w:eastAsia="he-IL"/>
        </w:rPr>
        <w:t xml:space="preserve"> בסך </w:t>
      </w:r>
      <w:del w:id="90239" w:author="Claude" w:date="2026-10-05T09:00:00Z">
        <w:r>
          <w:rPr>
            <w:rFonts w:ascii="David" w:hAnsi="David"/>
            <w:b/>
            <w:bCs/>
            <w:rtl/>
            <w:lang w:eastAsia="he-IL"/>
          </w:rPr>
          <w:delText xml:space="preserve">כ- </w:delText>
        </w:r>
      </w:del>
      <w:del w:id="90240" w:author="Claude" w:date="2026-10-05T09:00:00Z">
        <w:r>
          <w:rPr>
            <w:rFonts w:ascii="David" w:hAnsi="David"/>
            <w:b/>
            <w:bCs/>
            <w:u w:val="single"/>
            <w:rtl/>
            <w:lang w:eastAsia="he-IL"/>
          </w:rPr>
          <w:delText xml:space="preserve">585,000</w:delText>
        </w:r>
      </w:del>
      <w:ins w:id="90241" w:author="Claude" w:date="2026-10-05T09:00:00Z">
        <w:r>
          <w:rPr>
            <w:rFonts w:ascii="David" w:hAnsi="David"/>
            <w:b/>
            <w:bCs/>
            <w:rtl/>
            <w:lang w:eastAsia="he-IL"/>
          </w:rPr>
          <w:t xml:space="preserve">כ-585,000</w:t>
        </w:r>
      </w:ins>
      <w:r>
        <w:rPr>
          <w:rFonts w:ascii="David" w:hAnsi="David"/>
          <w:b/>
          <w:bCs/>
          <w:u w:val="single"/>
          <w:rtl/>
          <w:lang w:eastAsia="he-IL"/>
        </w:rPr>
        <w:t xml:space="preserve"> </w:t>
      </w:r>
      <w:r>
        <w:rPr>
          <w:rFonts w:ascii="David" w:hAnsi="David"/>
          <w:b/>
          <w:bCs/>
          <w:rtl/>
          <w:lang w:eastAsia="he-IL"/>
        </w:rPr>
        <w:t>₪</w:t>
      </w:r>
    </w:p>
    <w:p w14:paraId="614E8DEA" w14:textId="77777777"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b/>
          <w:bCs/>
          <w:rtl/>
          <w:lang w:eastAsia="he-IL"/>
        </w:rPr>
        <w:t>על שמה של ה</w:t>
      </w:r>
      <w:r>
        <w:rPr>
          <w:rFonts w:ascii="David" w:hAnsi="David" w:hint="cs"/>
          <w:b/>
          <w:bCs/>
          <w:rtl/>
          <w:lang w:eastAsia="he-IL"/>
        </w:rPr>
        <w:t>עותרת</w:t>
      </w:r>
      <w:r>
        <w:rPr>
          <w:rFonts w:ascii="David" w:hAnsi="David"/>
          <w:rtl/>
          <w:lang w:eastAsia="he-IL"/>
        </w:rPr>
        <w:t xml:space="preserve"> </w:t>
      </w:r>
      <w:del w:id="90245" w:author="Claude" w:date="2026-10-05T09:00:00Z">
        <w:r>
          <w:rPr>
            <w:rFonts w:ascii="David" w:hAnsi="David"/>
            <w:rtl/>
            <w:lang w:eastAsia="he-IL"/>
          </w:rPr>
          <w:delText xml:space="preserve">-</w:delText>
        </w:r>
      </w:del>
      <w:del w:id="90246" w:author="Claude" w:date="2026-10-05T09:00:00Z">
        <w:r>
          <w:rPr>
            <w:rFonts w:ascii="David" w:hAnsi="David"/>
            <w:b/>
            <w:bCs/>
            <w:rtl/>
            <w:lang w:eastAsia="he-IL"/>
          </w:rPr>
          <w:delText xml:space="preserve">אין</w:delText>
        </w:r>
      </w:del>
      <w:ins w:id="90247" w:author="Claude" w:date="2026-10-05T09:00:00Z">
        <w:r>
          <w:rPr>
            <w:rFonts w:ascii="David" w:hAnsi="David"/>
            <w:rtl/>
            <w:lang w:eastAsia="he-IL"/>
          </w:rPr>
          <w:t xml:space="preserve">– אין</w:t>
        </w:r>
      </w:ins>
      <w:r>
        <w:rPr>
          <w:rFonts w:ascii="David" w:hAnsi="David"/>
          <w:b/>
          <w:bCs/>
          <w:rtl/>
          <w:lang w:eastAsia="he-IL"/>
        </w:rPr>
        <w:t xml:space="preserve"> שום חוב</w:t>
      </w:r>
      <w:r>
        <w:rPr>
          <w:rFonts w:ascii="David" w:hAnsi="David"/>
          <w:rtl/>
          <w:lang w:eastAsia="he-IL"/>
        </w:rPr>
        <w:t xml:space="preserve"> מלבד יתרת חובה זעומה של 4,000 ₪;</w:t>
      </w:r>
    </w:p>
    <w:p w14:paraId="1DA72533" w14:textId="77777777"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b/>
          <w:bCs/>
          <w:rtl/>
          <w:lang w:eastAsia="he-IL"/>
        </w:rPr>
      </w:pPr>
      <w:r>
        <w:rPr>
          <w:rFonts w:ascii="David" w:hAnsi="David"/>
          <w:u w:val="double"/>
          <w:rtl/>
          <w:lang w:eastAsia="he-IL"/>
        </w:rPr>
        <w:t>בדו"ח 2018</w:t>
      </w:r>
      <w:r>
        <w:rPr>
          <w:rFonts w:ascii="David" w:hAnsi="David"/>
          <w:rtl/>
          <w:lang w:eastAsia="he-IL"/>
        </w:rPr>
        <w:t xml:space="preserve"> </w:t>
        <w:tab/>
      </w:r>
      <w:r>
        <w:rPr>
          <w:rFonts w:ascii="David" w:hAnsi="David"/>
          <w:b/>
          <w:bCs/>
          <w:rtl/>
          <w:lang w:eastAsia="he-IL"/>
        </w:rPr>
        <w:t>על שמו של ה</w:t>
      </w:r>
      <w:r>
        <w:rPr>
          <w:rFonts w:ascii="David" w:hAnsi="David" w:hint="cs"/>
          <w:b/>
          <w:bCs/>
          <w:rtl/>
          <w:lang w:eastAsia="he-IL"/>
        </w:rPr>
        <w:t>משיב</w:t>
      </w:r>
      <w:r>
        <w:rPr>
          <w:rFonts w:ascii="David" w:hAnsi="David"/>
          <w:b/>
          <w:bCs/>
          <w:rtl/>
          <w:lang w:eastAsia="he-IL"/>
        </w:rPr>
        <w:t xml:space="preserve"> </w:t>
      </w:r>
      <w:r>
        <w:rPr>
          <w:rFonts w:ascii="David" w:hAnsi="David"/>
          <w:rtl/>
          <w:lang w:eastAsia="he-IL"/>
        </w:rPr>
        <w:t>בלבד ישנם</w:t>
      </w:r>
      <w:r>
        <w:rPr>
          <w:rFonts w:ascii="David" w:hAnsi="David"/>
          <w:b/>
          <w:bCs/>
          <w:rtl/>
          <w:lang w:eastAsia="he-IL"/>
        </w:rPr>
        <w:t xml:space="preserve"> </w:t>
      </w:r>
      <w:r>
        <w:rPr>
          <w:rFonts w:ascii="David" w:hAnsi="David"/>
          <w:b/>
          <w:bCs/>
          <w:u w:val="single"/>
          <w:rtl/>
          <w:lang w:eastAsia="he-IL"/>
        </w:rPr>
        <w:t>חובות</w:t>
      </w:r>
      <w:r>
        <w:rPr>
          <w:rFonts w:ascii="David" w:hAnsi="David"/>
          <w:b/>
          <w:bCs/>
          <w:rtl/>
          <w:lang w:eastAsia="he-IL"/>
        </w:rPr>
        <w:t xml:space="preserve"> בסך </w:t>
      </w:r>
      <w:del w:id="90242" w:author="Claude" w:date="2026-10-05T09:00:00Z">
        <w:r>
          <w:rPr>
            <w:rFonts w:ascii="David" w:hAnsi="David"/>
            <w:b/>
            <w:bCs/>
            <w:rtl/>
            <w:lang w:eastAsia="he-IL"/>
          </w:rPr>
          <w:delText xml:space="preserve">כ- </w:delText>
        </w:r>
      </w:del>
      <w:del w:id="90243" w:author="Claude" w:date="2026-10-05T09:00:00Z">
        <w:r>
          <w:rPr>
            <w:rFonts w:ascii="David" w:hAnsi="David"/>
            <w:b/>
            <w:bCs/>
            <w:u w:val="single"/>
            <w:rtl/>
            <w:lang w:eastAsia="he-IL"/>
          </w:rPr>
          <w:delText>345,000</w:delText>
        </w:r>
      </w:del>
      <w:ins w:id="90244" w:author="Claude" w:date="2026-10-05T09:00:00Z">
        <w:r>
          <w:rPr>
            <w:rFonts w:ascii="David" w:hAnsi="David"/>
            <w:b/>
            <w:bCs/>
            <w:rtl/>
            <w:lang w:eastAsia="he-IL"/>
          </w:rPr>
          <w:t xml:space="preserve">כ-345,000</w:t>
        </w:r>
      </w:ins>
      <w:r>
        <w:rPr>
          <w:rFonts w:ascii="David" w:hAnsi="David"/>
          <w:b/>
          <w:bCs/>
          <w:rtl/>
          <w:lang w:eastAsia="he-IL"/>
        </w:rPr>
        <w:t xml:space="preserve"> ₪</w:t>
      </w:r>
    </w:p>
    <w:p w14:paraId="304ACB2D" w14:textId="77777777"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hint="cs"/>
          <w:rtl/>
          <w:lang w:eastAsia="he-IL"/>
        </w:rPr>
        <w:t>על שמה של העותרת -</w:t>
      </w:r>
      <w:r>
        <w:rPr>
          <w:rFonts w:ascii="David" w:hAnsi="David"/>
          <w:b/>
          <w:bCs/>
          <w:rtl/>
          <w:lang w:eastAsia="he-IL"/>
        </w:rPr>
        <w:t xml:space="preserve"> 180,000 ₪ </w:t>
      </w:r>
      <w:del w:id="90326" w:author="Claude" w:date="2026-10-05T09:00:00Z">
        <w:r>
          <w:rPr>
            <w:rFonts w:ascii="David" w:hAnsi="David"/>
            <w:b/>
            <w:bCs/>
            <w:rtl/>
            <w:lang w:eastAsia="he-IL"/>
          </w:rPr>
          <w:delText xml:space="preserve"> </w:delText>
        </w:r>
      </w:del>
      <w:r>
        <w:rPr>
          <w:rFonts w:ascii="David" w:hAnsi="David"/>
          <w:b/>
          <w:bCs/>
          <w:u w:val="single"/>
          <w:rtl/>
          <w:lang w:eastAsia="he-IL"/>
        </w:rPr>
        <w:t>בפקדונות ואין לה חובות</w:t>
      </w:r>
      <w:r>
        <w:rPr>
          <w:rFonts w:ascii="David" w:hAnsi="David"/>
          <w:b/>
          <w:bCs/>
          <w:rtl/>
          <w:lang w:eastAsia="he-IL"/>
        </w:rPr>
        <w:t xml:space="preserve"> </w:t>
      </w:r>
      <w:r>
        <w:rPr>
          <w:rFonts w:ascii="David" w:hAnsi="David"/>
          <w:highlight w:val="yellow"/>
          <w:rtl/>
          <w:lang w:eastAsia="he-IL"/>
          <w:rPrChange w:id="90334" w:author="Claude" w:date="2026-10-05T09:00:00Z">
            <w:rPr>
              <w:rFonts w:ascii="David" w:hAnsi="David"/>
              <w:rtl/>
              <w:lang w:eastAsia="he-IL"/>
            </w:rPr>
          </w:rPrChange>
        </w:rPr>
        <w:t>(</w:t>
      </w:r>
      <w:r>
        <w:rPr>
          <w:rFonts w:ascii="David" w:hAnsi="David"/>
          <w:highlight w:val="yellow"/>
          <w:rtl/>
          <w:lang w:eastAsia="he-IL"/>
          <w:rPrChange w:id="90335" w:author="Claude" w:date="2026-10-05T09:00:00Z">
            <w:rPr>
              <w:rFonts w:ascii="David" w:hAnsi="David"/>
              <w:highlight w:val="yellow"/>
              <w:rtl/>
              <w:lang w:eastAsia="he-IL"/>
            </w:rPr>
          </w:rPrChange>
        </w:rPr>
        <w:t xml:space="preserve">עמ' </w:t>
      </w:r>
      <w:r>
        <w:rPr>
          <w:rFonts w:ascii="David" w:hAnsi="David" w:hint="cs"/>
          <w:highlight w:val="yellow"/>
          <w:rtl/>
          <w:lang w:eastAsia="he-IL"/>
          <w:rPrChange w:id="90336" w:author="Claude" w:date="2026-10-05T09:00:00Z">
            <w:rPr>
              <w:rFonts w:ascii="David" w:hAnsi="David" w:hint="cs"/>
              <w:highlight w:val="yellow"/>
              <w:rtl/>
              <w:lang w:eastAsia="he-IL"/>
            </w:rPr>
          </w:rPrChange>
        </w:rPr>
        <w:t>..</w:t>
      </w:r>
    </w:p>
    <w:p w14:paraId="40615949" w14:textId="77777777" w:rsidR="00C204EF" w:rsidRDefault="00C204EF" w:rsidP="00C204EF">
      <w:pPr>
        <w:keepNext w:val="0"/>
        <w:tabs>
          <w:tab w:val="left" w:pos="424"/>
        </w:tabs>
        <w:ind w:left="849" w:hanging="708"/>
        <w:rPr>
          <w:rFonts w:ascii="David" w:hAnsi="David"/>
          <w:rtl/>
          <w:lang w:eastAsia="he-IL"/>
        </w:rPr>
      </w:pPr>
      <w:r>
        <w:rPr>
          <w:rFonts w:ascii="David" w:hAnsi="David" w:hint="cs"/>
          <w:rtl/>
          <w:lang w:eastAsia="he-IL"/>
        </w:rPr>
        <w:t xml:space="preserve">  </w:t>
      </w:r>
      <w:r>
        <w:rPr>
          <w:rFonts w:ascii="David" w:hAnsi="David"/>
          <w:rtl/>
          <w:lang w:eastAsia="he-IL"/>
        </w:rPr>
        <w:tab/>
      </w:r>
    </w:p>
    <w:p w14:paraId="71AB1A7C" w14:textId="77777777" w:rsidR="00C204EF" w:rsidRDefault="00C204EF" w:rsidP="00C204EF">
      <w:pPr>
        <w:keepNext w:val="0"/>
        <w:tabs>
          <w:tab w:val="left" w:pos="424"/>
        </w:tabs>
        <w:ind w:left="849" w:hanging="708"/>
        <w:rPr>
          <w:rFonts w:ascii="David" w:hAnsi="David"/>
          <w:b/>
          <w:bCs/>
          <w:u w:val="single"/>
          <w:rtl/>
          <w:lang w:eastAsia="he-IL"/>
        </w:rPr>
      </w:pPr>
      <w:r>
        <w:rPr>
          <w:rFonts w:ascii="David" w:hAnsi="David" w:hint="cs"/>
          <w:rtl/>
          <w:lang w:eastAsia="he-IL"/>
        </w:rPr>
        <w:t xml:space="preserve"> </w:t>
      </w:r>
      <w:r>
        <w:rPr>
          <w:rFonts w:ascii="David" w:hAnsi="David"/>
          <w:rtl/>
          <w:lang w:eastAsia="he-IL"/>
        </w:rPr>
        <w:tab/>
      </w:r>
      <w:r>
        <w:rPr>
          <w:rFonts w:ascii="David" w:hAnsi="David" w:hint="cs"/>
          <w:rtl/>
          <w:lang w:eastAsia="he-IL"/>
        </w:rPr>
        <w:t xml:space="preserve">ב. </w:t>
      </w:r>
      <w:r>
        <w:rPr>
          <w:rFonts w:ascii="David" w:hAnsi="David"/>
          <w:rtl/>
          <w:lang w:eastAsia="he-IL"/>
        </w:rPr>
        <w:tab/>
      </w:r>
      <w:r>
        <w:rPr>
          <w:rFonts w:ascii="David" w:hAnsi="David" w:hint="cs"/>
          <w:b/>
          <w:bCs/>
          <w:u w:val="single"/>
          <w:rtl/>
          <w:lang w:eastAsia="he-IL"/>
        </w:rPr>
        <w:t xml:space="preserve">הצהרות </w:t>
      </w:r>
      <w:del w:id="90306" w:author="Claude" w:date="2026-10-05T09:00:00Z">
        <w:r>
          <w:rPr>
            <w:rFonts w:ascii="David" w:hAnsi="David" w:hint="cs"/>
            <w:b/>
            <w:bCs/>
            <w:u w:val="single"/>
            <w:rtl/>
            <w:lang w:eastAsia="he-IL"/>
          </w:rPr>
          <w:delText xml:space="preserve">האשה</w:delText>
        </w:r>
      </w:del>
      <w:ins w:id="90307" w:author="Claude" w:date="2026-10-05T09:00:00Z">
        <w:r>
          <w:rPr>
            <w:rFonts w:ascii="David" w:hAnsi="David" w:hint="cs"/>
            <w:b/>
            <w:bCs/>
            <w:u w:val="single"/>
            <w:rtl/>
            <w:lang w:eastAsia="he-IL"/>
          </w:rPr>
          <w:t xml:space="preserve">העותרת</w:t>
        </w:r>
      </w:ins>
      <w:r>
        <w:rPr>
          <w:rFonts w:ascii="David" w:hAnsi="David" w:hint="cs"/>
          <w:b/>
          <w:bCs/>
          <w:u w:val="single"/>
          <w:rtl/>
          <w:lang w:eastAsia="he-IL"/>
        </w:rPr>
        <w:t xml:space="preserve"> לרשויות המס בעת שרכשה דירה לבעלותה בשנת 2018 </w:t>
      </w:r>
      <w:del w:id="90248" w:author="Claude" w:date="2026-10-05T09:00:00Z">
        <w:r>
          <w:rPr>
            <w:rFonts w:ascii="David" w:hAnsi="David" w:hint="cs"/>
            <w:b/>
            <w:bCs/>
            <w:u w:val="single"/>
            <w:rtl/>
            <w:lang w:eastAsia="he-IL"/>
          </w:rPr>
          <w:delText xml:space="preserve">-כי</w:delText>
        </w:r>
      </w:del>
      <w:ins w:id="90249" w:author="Claude" w:date="2026-10-05T09:00:00Z">
        <w:r>
          <w:rPr>
            <w:rFonts w:ascii="David" w:hAnsi="David" w:hint="cs"/>
            <w:b/>
            <w:bCs/>
            <w:u w:val="single"/>
            <w:rtl/>
            <w:lang w:eastAsia="he-IL"/>
          </w:rPr>
          <w:t xml:space="preserve">– כי</w:t>
        </w:r>
      </w:ins>
      <w:r>
        <w:rPr>
          <w:rFonts w:ascii="David" w:hAnsi="David" w:hint="cs"/>
          <w:b/>
          <w:bCs/>
          <w:u w:val="single"/>
          <w:rtl/>
          <w:lang w:eastAsia="he-IL"/>
        </w:rPr>
        <w:t xml:space="preserve"> זו "דירת יחיד"</w:t>
      </w:r>
    </w:p>
    <w:p w14:paraId="4C240680" w14:textId="77777777" w:rsidR="00C204EF" w:rsidRDefault="00C204EF" w:rsidP="00C204EF">
      <w:pPr>
        <w:keepNext w:val="0"/>
        <w:tabs>
          <w:tab w:val="left" w:pos="424"/>
        </w:tabs>
        <w:ind w:left="849" w:hanging="708"/>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hint="cs"/>
          <w:b/>
          <w:bCs/>
          <w:u w:val="single"/>
          <w:rtl/>
          <w:lang w:eastAsia="he-IL"/>
        </w:rPr>
        <w:t xml:space="preserve">ועדותה שהחובות של המשיב (כולל בגין הבית בקיבוץ) </w:t>
      </w:r>
      <w:r>
        <w:rPr>
          <w:rFonts w:ascii="David" w:hAnsi="David"/>
          <w:b/>
          <w:bCs/>
          <w:u w:val="single"/>
          <w:rtl/>
          <w:lang w:eastAsia="he-IL"/>
        </w:rPr>
        <w:t>–</w:t>
      </w:r>
      <w:r>
        <w:rPr>
          <w:rFonts w:ascii="David" w:hAnsi="David" w:hint="cs"/>
          <w:b/>
          <w:bCs/>
          <w:u w:val="single"/>
          <w:rtl/>
          <w:lang w:eastAsia="he-IL"/>
        </w:rPr>
        <w:t xml:space="preserve"> לא היו שלה</w:t>
      </w:r>
      <w:r>
        <w:rPr>
          <w:rFonts w:ascii="David" w:hAnsi="David" w:hint="cs"/>
          <w:rtl/>
          <w:lang w:eastAsia="he-IL"/>
        </w:rPr>
        <w:t>:</w:t>
      </w:r>
    </w:p>
    <w:p w14:paraId="1D1A354B" w14:textId="69450E4F" w:rsidR="00C204EF" w:rsidRDefault="00C204EF" w:rsidP="00C204EF">
      <w:pPr>
        <w:keepNext w:val="0"/>
        <w:tabs>
          <w:tab w:val="left" w:pos="566"/>
        </w:tabs>
        <w:ind w:left="849" w:hanging="708"/>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hint="cs"/>
          <w:rtl/>
          <w:lang w:eastAsia="he-IL"/>
        </w:rPr>
        <w:t xml:space="preserve">העותרת </w:t>
      </w:r>
      <w:r>
        <w:rPr>
          <w:rFonts w:ascii="David" w:hAnsi="David" w:hint="cs"/>
          <w:b/>
          <w:bCs/>
          <w:rtl/>
          <w:lang w:eastAsia="he-IL"/>
        </w:rPr>
        <w:t>העידה</w:t>
      </w:r>
      <w:r>
        <w:rPr>
          <w:rFonts w:ascii="David" w:hAnsi="David" w:hint="cs"/>
          <w:rtl/>
          <w:lang w:eastAsia="he-IL"/>
        </w:rPr>
        <w:t xml:space="preserve"> </w:t>
      </w:r>
      <w:r>
        <w:rPr>
          <w:rFonts w:ascii="David" w:hAnsi="David"/>
          <w:rtl/>
          <w:lang w:eastAsia="he-IL"/>
        </w:rPr>
        <w:t xml:space="preserve">כי כאשר רכשה דירה לבעלותה, הצהירה </w:t>
      </w:r>
      <w:r>
        <w:rPr>
          <w:rFonts w:ascii="David" w:hAnsi="David"/>
          <w:b/>
          <w:bCs/>
          <w:u w:val="single"/>
          <w:rtl/>
          <w:lang w:eastAsia="he-IL"/>
        </w:rPr>
        <w:t xml:space="preserve">ושילמה מס לפי </w:t>
      </w:r>
      <w:del w:id="90250" w:author="Claude" w:date="2026-10-05T09:00:00Z">
        <w:r>
          <w:rPr>
            <w:rFonts w:ascii="David" w:hAnsi="David"/>
            <w:b/>
            <w:bCs/>
            <w:u w:val="single"/>
            <w:rtl/>
            <w:lang w:eastAsia="he-IL"/>
          </w:rPr>
          <w:delText xml:space="preserve">דירה יחידה</w:delText>
        </w:r>
      </w:del>
      <w:ins w:id="90251" w:author="Claude" w:date="2026-10-05T09:00:00Z">
        <w:r>
          <w:rPr>
            <w:rFonts w:ascii="David" w:hAnsi="David"/>
            <w:b/>
            <w:bCs/>
            <w:u w:val="single"/>
            <w:rtl/>
            <w:lang w:eastAsia="he-IL"/>
          </w:rPr>
          <w:t xml:space="preserve">דירת יחיד</w:t>
        </w:r>
      </w:ins>
      <w:r>
        <w:rPr>
          <w:rFonts w:ascii="David" w:hAnsi="David"/>
          <w:rtl/>
          <w:lang w:eastAsia="he-IL"/>
        </w:rPr>
        <w:t xml:space="preserve"> (</w:t>
      </w:r>
      <w:r>
        <w:rPr>
          <w:rFonts w:ascii="David" w:hAnsi="David"/>
          <w:highlight w:val="yellow"/>
          <w:rtl/>
          <w:lang w:eastAsia="he-IL"/>
        </w:rPr>
        <w:t>פרו</w:t>
      </w:r>
      <w:r>
        <w:rPr>
          <w:rFonts w:ascii="David" w:hAnsi="David" w:hint="cs"/>
          <w:highlight w:val="yellow"/>
          <w:rtl/>
          <w:lang w:eastAsia="he-IL"/>
        </w:rPr>
        <w:t>ט 4,</w:t>
      </w:r>
      <w:r>
        <w:rPr>
          <w:rFonts w:ascii="David" w:hAnsi="David" w:hint="cs"/>
          <w:rtl/>
          <w:lang w:eastAsia="he-IL"/>
        </w:rPr>
        <w:t xml:space="preserve"> </w:t>
      </w:r>
      <w:r>
        <w:rPr>
          <w:rFonts w:ascii="David" w:hAnsi="David"/>
          <w:rtl/>
          <w:lang w:eastAsia="he-IL"/>
        </w:rPr>
        <w:t>שו' 45)</w:t>
      </w:r>
      <w:r>
        <w:rPr>
          <w:rFonts w:ascii="David" w:hAnsi="David" w:hint="cs"/>
          <w:rtl/>
          <w:lang w:eastAsia="he-IL"/>
        </w:rPr>
        <w:t xml:space="preserve"> </w:t>
      </w:r>
      <w:del w:id="90252" w:author="Claude" w:date="2026-10-05T09:00:00Z">
        <w:r>
          <w:rPr>
            <w:rFonts w:ascii="David" w:hAnsi="David" w:hint="cs"/>
            <w:rtl/>
            <w:lang w:eastAsia="he-IL"/>
          </w:rPr>
          <w:delText xml:space="preserve">למרות שאז כבר גרו בבית בקיבוץ</w:delText>
        </w:r>
      </w:del>
      <w:ins w:id="90253" w:author="Claude" w:date="2026-10-05T09:00:00Z">
        <w:r>
          <w:rPr>
            <w:rFonts w:ascii="David" w:hAnsi="David" w:hint="cs"/>
            <w:rtl/>
            <w:lang w:eastAsia="he-IL"/>
          </w:rPr>
          <w:t xml:space="preserve">אף שבאותה עת כבר התגוררו הצדדים בבית בקיבוץ</w:t>
        </w:r>
      </w:ins>
      <w:r>
        <w:rPr>
          <w:rFonts w:ascii="David" w:hAnsi="David" w:hint="cs"/>
          <w:rtl/>
          <w:lang w:eastAsia="he-IL"/>
        </w:rPr>
        <w:t xml:space="preserve">. </w:t>
      </w:r>
      <w:r>
        <w:rPr>
          <w:rFonts w:ascii="David" w:hAnsi="David" w:hint="cs"/>
          <w:rtl/>
        </w:rPr>
        <w:t xml:space="preserve"> </w:t>
      </w:r>
    </w:p>
    <w:p w14:paraId="117B3B17" w14:textId="77777777" w:rsidR="00C204EF" w:rsidRDefault="00C204EF" w:rsidP="00C204EF">
      <w:pPr>
        <w:keepNext w:val="0"/>
        <w:tabs>
          <w:tab w:val="left" w:pos="566"/>
        </w:tabs>
        <w:ind w:left="849" w:hanging="708"/>
        <w:rPr>
          <w:rFonts w:ascii="David" w:hAnsi="David"/>
          <w:rtl/>
          <w:lang w:eastAsia="he-IL"/>
        </w:rPr>
      </w:pPr>
    </w:p>
    <w:p w14:paraId="3F96A7B7" w14:textId="0CC359F1" w:rsidR="00C204EF" w:rsidRPr="00C82E6A" w:rsidRDefault="00C204EF" w:rsidP="00E44786">
      <w:pPr>
        <w:keepNext w:val="0"/>
        <w:tabs>
          <w:tab w:val="left" w:pos="424"/>
        </w:tabs>
        <w:ind w:left="849" w:hanging="708"/>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hint="cs"/>
          <w:rtl/>
          <w:lang w:eastAsia="he-IL"/>
        </w:rPr>
        <w:t xml:space="preserve">יודגש בהקשר זה, כי </w:t>
      </w:r>
      <w:r>
        <w:rPr>
          <w:rFonts w:ascii="David" w:hAnsi="David" w:hint="cs"/>
          <w:b/>
          <w:bCs/>
          <w:u w:val="single"/>
          <w:rtl/>
        </w:rPr>
        <w:t>בבג"צ 287/16</w:t>
      </w:r>
      <w:r>
        <w:rPr>
          <w:rFonts w:ascii="David" w:hAnsi="David" w:hint="cs"/>
          <w:rtl/>
        </w:rPr>
        <w:t xml:space="preserve"> האמור לעיל קבע ביהמ"ש, כי </w:t>
      </w:r>
      <w:r>
        <w:rPr>
          <w:rFonts w:ascii="David" w:hAnsi="David" w:hint="eastAsia"/>
          <w:rtl/>
        </w:rPr>
        <w:t>למרות</w:t>
      </w:r>
      <w:r>
        <w:rPr>
          <w:rFonts w:ascii="David" w:hAnsi="David"/>
          <w:rtl/>
        </w:rPr>
        <w:t xml:space="preserve"> שהיו חובות על בניית הבית הנדון, הבעל </w:t>
      </w:r>
      <w:r>
        <w:rPr>
          <w:rFonts w:ascii="David" w:hAnsi="David" w:hint="eastAsia"/>
          <w:b/>
          <w:bCs/>
          <w:rtl/>
        </w:rPr>
        <w:t>שמר</w:t>
      </w:r>
      <w:r>
        <w:rPr>
          <w:rFonts w:ascii="David" w:hAnsi="David"/>
          <w:b/>
          <w:bCs/>
          <w:rtl/>
        </w:rPr>
        <w:t xml:space="preserve"> לעצמו כספים נפרדים</w:t>
      </w:r>
      <w:r>
        <w:rPr>
          <w:rFonts w:ascii="David" w:hAnsi="David"/>
          <w:rtl/>
        </w:rPr>
        <w:t xml:space="preserve"> ולא עשה בהם שימוש לכיסוי חובות</w:t>
      </w:r>
      <w:r>
        <w:rPr>
          <w:rFonts w:ascii="David" w:hAnsi="David" w:hint="cs"/>
          <w:rtl/>
        </w:rPr>
        <w:t xml:space="preserve"> -</w:t>
      </w:r>
      <w:r>
        <w:rPr>
          <w:rFonts w:ascii="David" w:hAnsi="David"/>
          <w:rtl/>
        </w:rPr>
        <w:t xml:space="preserve"> </w:t>
      </w:r>
      <w:r>
        <w:rPr>
          <w:rFonts w:ascii="David" w:hAnsi="David" w:hint="eastAsia"/>
          <w:b/>
          <w:bCs/>
          <w:rtl/>
        </w:rPr>
        <w:t>דבר</w:t>
      </w:r>
      <w:r>
        <w:rPr>
          <w:rFonts w:ascii="David" w:hAnsi="David"/>
          <w:b/>
          <w:bCs/>
          <w:rtl/>
        </w:rPr>
        <w:t xml:space="preserve"> שלימד על כך שלא ראה עצמו שותף בנכס</w:t>
      </w:r>
      <w:r>
        <w:rPr>
          <w:rFonts w:ascii="David" w:hAnsi="David" w:hint="cs"/>
          <w:rtl/>
        </w:rPr>
        <w:t xml:space="preserve">. </w:t>
      </w:r>
      <w:r>
        <w:rPr>
          <w:rFonts w:ascii="David" w:hAnsi="David" w:hint="cs"/>
          <w:b/>
          <w:bCs/>
          <w:rtl/>
        </w:rPr>
        <w:t xml:space="preserve">ביישום הדברים בענייננו, הרי ש</w:t>
      </w:r>
      <w:del w:id="90020" w:author="Claude" w:date="2026-10-05T09:00:00Z">
        <w:r>
          <w:rPr>
            <w:rFonts w:ascii="David" w:hAnsi="David" w:hint="cs"/>
            <w:b/>
            <w:bCs/>
            <w:rtl/>
          </w:rPr>
          <w:delText xml:space="preserve">על שמו של המשיב נרשמה המשכנתא</w:delText>
        </w:r>
      </w:del>
      <w:ins w:id="90021" w:author="Claude" w:date="2026-10-05T09:00:00Z">
        <w:r>
          <w:rPr>
            <w:rFonts w:ascii="David" w:hAnsi="David" w:hint="cs"/>
            <w:b/>
            <w:bCs/>
            <w:rtl/>
          </w:rPr>
          <w:t xml:space="preserve">המשיב הוא הלווה בפועל, והוא שפרע את המשכנתא מחשבונו</w:t>
        </w:r>
      </w:ins>
      <w:r>
        <w:rPr>
          <w:rFonts w:ascii="David" w:hAnsi="David" w:hint="cs"/>
          <w:b/>
          <w:bCs/>
          <w:rtl/>
        </w:rPr>
        <w:t xml:space="preserve">, כאשר העותרת </w:t>
      </w:r>
      <w:r>
        <w:rPr>
          <w:rFonts w:ascii="David" w:hAnsi="David" w:hint="eastAsia"/>
          <w:b/>
          <w:bCs/>
          <w:rtl/>
        </w:rPr>
        <w:t>לא</w:t>
      </w:r>
      <w:r>
        <w:rPr>
          <w:rFonts w:ascii="David" w:hAnsi="David"/>
          <w:b/>
          <w:bCs/>
          <w:rtl/>
        </w:rPr>
        <w:t xml:space="preserve"> ראתה עצמה שותפה בחובות, </w:t>
      </w:r>
      <w:r>
        <w:rPr>
          <w:rFonts w:ascii="David" w:hAnsi="David" w:hint="eastAsia"/>
          <w:b/>
          <w:bCs/>
          <w:rtl/>
        </w:rPr>
        <w:t>ולא</w:t>
      </w:r>
      <w:r>
        <w:rPr>
          <w:rFonts w:ascii="David" w:hAnsi="David"/>
          <w:b/>
          <w:bCs/>
          <w:rtl/>
        </w:rPr>
        <w:t xml:space="preserve"> סייעה בשום צורה לכסות אותם</w:t>
      </w:r>
      <w:r>
        <w:rPr>
          <w:rFonts w:ascii="David" w:hAnsi="David" w:hint="cs"/>
          <w:b/>
          <w:bCs/>
          <w:rtl/>
        </w:rPr>
        <w:t xml:space="preserve">, </w:t>
      </w:r>
      <w:r>
        <w:rPr>
          <w:rFonts w:ascii="David" w:hAnsi="David" w:hint="eastAsia"/>
          <w:b/>
          <w:bCs/>
          <w:rtl/>
        </w:rPr>
        <w:t>אלא</w:t>
      </w:r>
      <w:r>
        <w:rPr>
          <w:rFonts w:ascii="David" w:hAnsi="David"/>
          <w:b/>
          <w:bCs/>
          <w:rtl/>
        </w:rPr>
        <w:t xml:space="preserve"> שמרה לעצמה חסכונות ורכשה דירה</w:t>
      </w:r>
      <w:r>
        <w:rPr>
          <w:rFonts w:ascii="David" w:hAnsi="David" w:hint="cs"/>
          <w:b/>
          <w:bCs/>
          <w:rtl/>
        </w:rPr>
        <w:t xml:space="preserve">. ברי, כי </w:t>
      </w:r>
      <w:r>
        <w:rPr>
          <w:rFonts w:ascii="David" w:hAnsi="David" w:hint="eastAsia"/>
          <w:b/>
          <w:bCs/>
          <w:u w:val="single"/>
          <w:rtl/>
        </w:rPr>
        <w:t>העותרת</w:t>
      </w:r>
      <w:r>
        <w:rPr>
          <w:rFonts w:ascii="David" w:hAnsi="David"/>
          <w:b/>
          <w:bCs/>
          <w:u w:val="single"/>
          <w:rtl/>
        </w:rPr>
        <w:t xml:space="preserve"> אינה יכולה להיות שותפה רק </w:t>
      </w:r>
      <w:r>
        <w:rPr>
          <w:rFonts w:ascii="David" w:hAnsi="David" w:hint="cs"/>
          <w:b/>
          <w:bCs/>
          <w:u w:val="single"/>
          <w:rtl/>
        </w:rPr>
        <w:t>ב</w:t>
      </w:r>
      <w:r>
        <w:rPr>
          <w:rFonts w:ascii="David" w:hAnsi="David" w:hint="eastAsia"/>
          <w:b/>
          <w:bCs/>
          <w:u w:val="single"/>
          <w:rtl/>
        </w:rPr>
        <w:t>זכוי</w:t>
      </w:r>
      <w:r>
        <w:rPr>
          <w:rFonts w:ascii="David" w:hAnsi="David" w:hint="cs"/>
          <w:b/>
          <w:bCs/>
          <w:u w:val="single"/>
          <w:rtl/>
        </w:rPr>
        <w:t>ו</w:t>
      </w:r>
      <w:r>
        <w:rPr>
          <w:rFonts w:ascii="David" w:hAnsi="David" w:hint="eastAsia"/>
          <w:b/>
          <w:bCs/>
          <w:u w:val="single"/>
          <w:rtl/>
        </w:rPr>
        <w:t>ת</w:t>
      </w:r>
      <w:r>
        <w:rPr>
          <w:rFonts w:ascii="David" w:hAnsi="David" w:hint="cs"/>
          <w:b/>
          <w:bCs/>
          <w:u w:val="single"/>
          <w:rtl/>
        </w:rPr>
        <w:t xml:space="preserve"> בדירה</w:t>
      </w:r>
      <w:r>
        <w:rPr>
          <w:rFonts w:ascii="David" w:hAnsi="David"/>
          <w:b/>
          <w:bCs/>
          <w:u w:val="single"/>
          <w:rtl/>
        </w:rPr>
        <w:t>, מבלי להיות שותפ</w:t>
      </w:r>
      <w:r>
        <w:rPr>
          <w:rFonts w:ascii="David" w:hAnsi="David" w:hint="eastAsia"/>
          <w:b/>
          <w:bCs/>
          <w:u w:val="single"/>
          <w:rtl/>
        </w:rPr>
        <w:t>ה</w:t>
      </w:r>
      <w:r>
        <w:rPr>
          <w:rFonts w:ascii="David" w:hAnsi="David"/>
          <w:b/>
          <w:bCs/>
          <w:u w:val="single"/>
          <w:rtl/>
        </w:rPr>
        <w:t xml:space="preserve"> בחובות</w:t>
      </w:r>
      <w:r>
        <w:rPr>
          <w:rFonts w:ascii="David" w:hAnsi="David"/>
          <w:rtl/>
        </w:rPr>
        <w:t>.</w:t>
      </w:r>
      <w:r>
        <w:rPr>
          <w:rFonts w:ascii="David" w:hAnsi="David" w:hint="cs"/>
          <w:b/>
          <w:bCs/>
          <w:rtl/>
        </w:rPr>
        <w:t xml:space="preserve"> </w:t>
      </w:r>
    </w:p>
    <w:p w14:paraId="11ACE077" w14:textId="77777777" w:rsidR="00C204EF" w:rsidRDefault="00C204EF" w:rsidP="00C204EF">
      <w:pPr>
        <w:keepNext w:val="0"/>
        <w:tabs>
          <w:tab w:val="left" w:pos="424"/>
        </w:tabs>
        <w:ind w:left="849" w:hanging="708"/>
        <w:rPr>
          <w:rFonts w:ascii="David" w:hAnsi="David"/>
          <w:rtl/>
          <w:lang w:eastAsia="he-IL"/>
        </w:rPr>
      </w:pPr>
    </w:p>
    <w:p w14:paraId="302BE58F" w14:textId="60B782C6" w:rsidR="00C204EF" w:rsidRDefault="00C204EF" w:rsidP="00C204EF">
      <w:pPr>
        <w:keepNext w:val="0"/>
        <w:tabs>
          <w:tab w:val="left" w:pos="424"/>
        </w:tabs>
        <w:ind w:left="849" w:hanging="708"/>
        <w:rPr>
          <w:rFonts w:ascii="David" w:hAnsi="David"/>
          <w:rtl/>
          <w:lang w:eastAsia="he-IL"/>
        </w:rPr>
      </w:pPr>
      <w:r>
        <w:rPr>
          <w:rFonts w:ascii="David" w:hAnsi="David"/>
          <w:rtl/>
          <w:lang w:eastAsia="he-IL"/>
        </w:rPr>
        <w:tab/>
      </w:r>
      <w:r>
        <w:rPr>
          <w:rFonts w:ascii="David" w:hAnsi="David" w:hint="cs"/>
          <w:rtl/>
          <w:lang w:eastAsia="he-IL"/>
        </w:rPr>
        <w:t xml:space="preserve">ג. </w:t>
      </w:r>
      <w:r>
        <w:rPr>
          <w:rFonts w:ascii="David" w:hAnsi="David" w:hint="cs"/>
          <w:b/>
          <w:bCs/>
          <w:u w:val="double"/>
          <w:rtl/>
        </w:rPr>
        <w:t xml:space="preserve">הצהרות העותרת בעת קבלתה ל"חברות" בקיבוץ ביום </w:t>
      </w:r>
      <w:del w:id="90126" w:author="Claude" w:date="2026-10-05T09:00:00Z">
        <w:r>
          <w:rPr>
            <w:rFonts w:ascii="David" w:hAnsi="David" w:hint="cs"/>
            <w:b/>
            <w:bCs/>
            <w:u w:val="double"/>
            <w:rtl/>
          </w:rPr>
          <w:delText xml:space="preserve">11.4.16</w:delText>
        </w:r>
      </w:del>
      <w:ins w:id="90127" w:author="Claude" w:date="2026-10-05T09:00:00Z">
        <w:r>
          <w:rPr>
            <w:rFonts w:ascii="David" w:hAnsi="David" w:hint="cs"/>
            <w:b/>
            <w:bCs/>
            <w:u w:val="double"/>
            <w:rtl/>
          </w:rPr>
          <w:t xml:space="preserve">11.4.2016</w:t>
        </w:r>
      </w:ins>
      <w:r>
        <w:rPr>
          <w:rFonts w:ascii="David" w:hAnsi="David" w:hint="cs"/>
          <w:rtl/>
        </w:rPr>
        <w:t xml:space="preserve"> </w:t>
      </w:r>
      <w:r>
        <w:rPr>
          <w:rFonts w:ascii="David" w:hAnsi="David" w:hint="cs"/>
          <w:highlight w:val="yellow"/>
          <w:rtl/>
          <w:rPrChange w:id="90337" w:author="Claude" w:date="2026-10-05T09:00:00Z">
            <w:rPr>
              <w:rFonts w:ascii="David" w:hAnsi="David" w:hint="cs"/>
              <w:rtl/>
            </w:rPr>
          </w:rPrChange>
        </w:rPr>
        <w:t xml:space="preserve">(</w:t>
      </w:r>
      <w:r>
        <w:rPr>
          <w:rFonts w:ascii="David" w:hAnsi="David" w:hint="cs"/>
          <w:highlight w:val="yellow"/>
          <w:rtl/>
          <w:rPrChange w:id="90338" w:author="Claude" w:date="2026-10-05T09:00:00Z">
            <w:rPr>
              <w:rFonts w:ascii="David" w:hAnsi="David" w:hint="cs"/>
              <w:highlight w:val="yellow"/>
              <w:rtl/>
            </w:rPr>
          </w:rPrChange>
        </w:rPr>
        <w:t>לצרף כנספח</w:t>
      </w:r>
      <w:r>
        <w:rPr>
          <w:rFonts w:ascii="David" w:hAnsi="David" w:hint="cs"/>
          <w:highlight w:val="yellow"/>
          <w:rtl/>
          <w:rPrChange w:id="90339" w:author="Claude" w:date="2026-10-05T09:00:00Z">
            <w:rPr>
              <w:rFonts w:ascii="David" w:hAnsi="David" w:hint="cs"/>
              <w:rtl/>
            </w:rPr>
          </w:rPrChange>
        </w:rPr>
        <w:t xml:space="preserve">)</w:t>
      </w:r>
      <w:r>
        <w:rPr>
          <w:rFonts w:ascii="David" w:hAnsi="David" w:hint="cs"/>
          <w:rtl/>
        </w:rPr>
        <w:t xml:space="preserve">: </w:t>
      </w:r>
    </w:p>
    <w:p w14:paraId="1F127EDC" w14:textId="16604187" w:rsidR="00C204EF" w:rsidRPr="008335AF" w:rsidRDefault="00C204EF" w:rsidP="00C204EF">
      <w:pPr>
        <w:keepNext w:val="0"/>
        <w:tabs>
          <w:tab w:val="left" w:pos="424"/>
        </w:tabs>
        <w:ind w:left="849" w:hanging="708"/>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hint="cs"/>
          <w:rtl/>
          <w:lang w:eastAsia="he-IL"/>
        </w:rPr>
        <w:t xml:space="preserve">כעולה מפסק הדין, בעת שהעותרת התקבלה כחברת קיבוץ בשנת 2016 (אחרי שגרו בבית מושא העתירה) הצהירה העותרת </w:t>
      </w:r>
      <w:r>
        <w:rPr>
          <w:rFonts w:ascii="David" w:hAnsi="David" w:hint="cs"/>
          <w:b/>
          <w:bCs/>
          <w:rtl/>
          <w:lang w:eastAsia="he-IL"/>
        </w:rPr>
        <w:t>כתנאי</w:t>
      </w:r>
      <w:r>
        <w:rPr>
          <w:rFonts w:ascii="David" w:hAnsi="David" w:hint="cs"/>
          <w:rtl/>
          <w:lang w:eastAsia="he-IL"/>
        </w:rPr>
        <w:t xml:space="preserve"> לקבלתה כחברת קיבוץ בזו הלשון: </w:t>
      </w:r>
    </w:p>
    <w:p w14:paraId="23998495" w14:textId="77777777" w:rsidR="00C204EF" w:rsidRPr="00925DCE" w:rsidRDefault="00C204EF" w:rsidP="00C204EF">
      <w:pPr>
        <w:keepNext w:val="0"/>
        <w:pBdr>
          <w:top w:val="single" w:sz="4" w:space="1" w:color="auto"/>
          <w:left w:val="single" w:sz="4" w:space="4" w:color="auto"/>
          <w:bottom w:val="single" w:sz="4" w:space="1" w:color="auto"/>
          <w:right w:val="single" w:sz="4" w:space="4" w:color="auto"/>
        </w:pBdr>
        <w:tabs>
          <w:tab w:val="left" w:pos="-1"/>
          <w:tab w:val="left" w:pos="566"/>
        </w:tabs>
        <w:ind w:left="849"/>
        <w:rPr>
          <w:rFonts w:ascii="David" w:hAnsi="David"/>
          <w:rtl/>
          <w:lang w:eastAsia="he-IL"/>
        </w:rPr>
      </w:pPr>
      <w:r>
        <w:rPr>
          <w:rFonts w:ascii="FrankRuehl" w:hAnsi="FrankRuehl" w:cs="FrankRuehl"/>
          <w:sz w:val="26"/>
          <w:szCs w:val="26"/>
          <w:rtl/>
          <w:lang w:eastAsia="he-IL"/>
        </w:rPr>
        <w:t xml:space="preserve">"ידוע לי כי </w:t>
      </w:r>
      <w:r>
        <w:rPr>
          <w:rFonts w:ascii="FrankRuehl" w:hAnsi="FrankRuehl" w:cs="FrankRuehl"/>
          <w:sz w:val="26"/>
          <w:szCs w:val="26"/>
          <w:u w:val="single"/>
          <w:rtl/>
          <w:lang w:eastAsia="he-IL"/>
        </w:rPr>
        <w:t xml:space="preserve">זכות המגורים הניתנת לי היא למגורים </w:t>
      </w:r>
      <w:r>
        <w:rPr>
          <w:rFonts w:ascii="FrankRuehl" w:hAnsi="FrankRuehl" w:cs="FrankRuehl"/>
          <w:b/>
          <w:bCs/>
          <w:sz w:val="28"/>
          <w:szCs w:val="28"/>
          <w:u w:val="single"/>
          <w:rtl/>
          <w:lang w:eastAsia="he-IL"/>
        </w:rPr>
        <w:t>בדירת</w:t>
      </w:r>
      <w:r>
        <w:rPr>
          <w:rFonts w:ascii="FrankRuehl" w:hAnsi="FrankRuehl" w:cs="FrankRuehl"/>
          <w:b/>
          <w:bCs/>
          <w:sz w:val="28"/>
          <w:szCs w:val="28"/>
          <w:u w:val="double"/>
          <w:rtl/>
          <w:lang w:eastAsia="he-IL"/>
        </w:rPr>
        <w:t xml:space="preserve"> בן/ בת זוגי בלבד</w:t>
      </w:r>
      <w:r>
        <w:rPr>
          <w:rFonts w:ascii="FrankRuehl" w:hAnsi="FrankRuehl" w:cs="FrankRuehl"/>
          <w:sz w:val="26"/>
          <w:szCs w:val="26"/>
          <w:rtl/>
          <w:lang w:eastAsia="he-IL"/>
        </w:rPr>
        <w:t xml:space="preserve">, ומהווה מיצוי מלא של חובת הקיבוץ לספק לי מדור או דיור. </w:t>
      </w:r>
      <w:r>
        <w:rPr>
          <w:rFonts w:ascii="FrankRuehl" w:hAnsi="FrankRuehl" w:cs="FrankRuehl"/>
          <w:sz w:val="26"/>
          <w:szCs w:val="26"/>
          <w:u w:val="single"/>
          <w:rtl/>
          <w:lang w:eastAsia="he-IL"/>
        </w:rPr>
        <w:t>במקרה של פקיעת הקשר</w:t>
      </w:r>
      <w:r>
        <w:rPr>
          <w:rFonts w:ascii="FrankRuehl" w:hAnsi="FrankRuehl" w:cs="FrankRuehl"/>
          <w:sz w:val="26"/>
          <w:szCs w:val="26"/>
          <w:rtl/>
          <w:lang w:eastAsia="he-IL"/>
        </w:rPr>
        <w:t xml:space="preserve"> ביני לבין בן/בת זוגי, בין מחמת גירושין ובין מחמת הפסקת המגורים שלי בדירת המגורים, </w:t>
      </w:r>
      <w:r>
        <w:rPr>
          <w:rFonts w:ascii="FrankRuehl" w:hAnsi="FrankRuehl" w:cs="FrankRuehl"/>
          <w:sz w:val="26"/>
          <w:szCs w:val="26"/>
          <w:u w:val="single"/>
          <w:rtl/>
          <w:lang w:eastAsia="he-IL"/>
        </w:rPr>
        <w:t>לא אהיה זכאי לקבל מהקיבוץ</w:t>
      </w:r>
      <w:r>
        <w:rPr>
          <w:rFonts w:ascii="FrankRuehl" w:hAnsi="FrankRuehl" w:cs="FrankRuehl"/>
          <w:sz w:val="26"/>
          <w:szCs w:val="26"/>
          <w:rtl/>
          <w:lang w:eastAsia="he-IL"/>
        </w:rPr>
        <w:t xml:space="preserve"> דירת מגורים אחרת לשימושי או זכות לחלקת קרקע לבנייה" </w:t>
      </w:r>
      <w:r>
        <w:rPr>
          <w:rFonts w:ascii="David" w:hAnsi="David"/>
          <w:rtl/>
          <w:lang w:eastAsia="he-IL"/>
        </w:rPr>
        <w:t>(סעיף 9);</w:t>
      </w:r>
      <w:r>
        <w:rPr>
          <w:rFonts w:ascii="David" w:hAnsi="David" w:hint="cs"/>
          <w:rtl/>
          <w:lang w:eastAsia="he-IL"/>
        </w:rPr>
        <w:t xml:space="preserve"> </w:t>
      </w:r>
      <w:r>
        <w:rPr>
          <w:rFonts w:ascii="FrankRuehl" w:hAnsi="FrankRuehl" w:cs="FrankRuehl"/>
          <w:sz w:val="26"/>
          <w:szCs w:val="26"/>
          <w:rtl/>
          <w:lang w:eastAsia="he-IL"/>
        </w:rPr>
        <w:t xml:space="preserve">"ידוע לי כי הבאת בקשתי להתקבל כחבר הקיבוץ... תיעשה </w:t>
      </w:r>
      <w:r>
        <w:rPr>
          <w:rFonts w:ascii="FrankRuehl" w:hAnsi="FrankRuehl" w:cs="FrankRuehl"/>
          <w:sz w:val="26"/>
          <w:szCs w:val="26"/>
          <w:u w:val="single"/>
          <w:rtl/>
          <w:lang w:eastAsia="he-IL"/>
        </w:rPr>
        <w:t>בהסתמך על כל המצגים, ההצהרות וההתחייבויות הכלולות בתצהירי זה</w:t>
      </w:r>
      <w:r>
        <w:rPr>
          <w:rFonts w:ascii="FrankRuehl" w:hAnsi="FrankRuehl" w:cs="FrankRuehl"/>
          <w:sz w:val="26"/>
          <w:szCs w:val="26"/>
          <w:rtl/>
          <w:lang w:eastAsia="he-IL"/>
        </w:rPr>
        <w:t>...וכי זכויותיי וחובותיי בקיבוץ והתנאים שיחולו לגבי חברותי יהיו בכפוף לאמור בתצהירי זה לעיל</w:t>
      </w:r>
      <w:r>
        <w:rPr>
          <w:rFonts w:ascii="David" w:hAnsi="David"/>
          <w:rtl/>
          <w:lang w:eastAsia="he-IL"/>
        </w:rPr>
        <w:t>"</w:t>
      </w:r>
      <w:r>
        <w:rPr>
          <w:rFonts w:ascii="David" w:hAnsi="David" w:hint="cs"/>
          <w:rtl/>
          <w:lang w:eastAsia="he-IL"/>
        </w:rPr>
        <w:t xml:space="preserve"> (סעיף 11</w:t>
      </w:r>
      <w:r>
        <w:rPr>
          <w:rFonts w:hint="cs"/>
          <w:rtl/>
          <w:lang w:eastAsia="he-IL"/>
        </w:rPr>
        <w:t>);</w:t>
      </w:r>
    </w:p>
    <w:p w14:paraId="22DCF014" w14:textId="1249EB73" w:rsidR="00D47D7C" w:rsidRDefault="00C204EF" w:rsidP="00C204EF">
      <w:pPr>
        <w:keepNext w:val="0"/>
        <w:tabs>
          <w:tab w:val="left" w:pos="566"/>
        </w:tabs>
        <w:ind w:left="707" w:hanging="566"/>
        <w:rPr>
          <w:rFonts w:ascii="David" w:hAnsi="David"/>
          <w:b/>
          <w:bCs/>
          <w:rtl/>
        </w:rPr>
      </w:pPr>
      <w:r>
        <w:rPr>
          <w:rFonts w:ascii="David" w:hAnsi="David"/>
          <w:rtl/>
        </w:rPr>
        <w:tab/>
      </w:r>
      <w:r>
        <w:rPr>
          <w:rFonts w:ascii="David" w:hAnsi="David" w:hint="cs"/>
          <w:rtl/>
        </w:rPr>
        <w:t xml:space="preserve"> </w:t>
      </w:r>
      <w:r>
        <w:rPr>
          <w:rFonts w:ascii="David" w:hAnsi="David"/>
          <w:rtl/>
        </w:rPr>
        <w:tab/>
      </w:r>
      <w:r>
        <w:rPr>
          <w:rFonts w:ascii="David" w:hAnsi="David" w:hint="cs"/>
          <w:rtl/>
        </w:rPr>
        <w:t xml:space="preserve">יודגש, כי אמנם ביה"ד קבע בפסק דינו כי "</w:t>
      </w:r>
      <w:r>
        <w:rPr>
          <w:rFonts w:ascii="David" w:hAnsi="David" w:hint="cs"/>
          <w:b/>
          <w:bCs/>
          <w:rtl/>
        </w:rPr>
        <w:t>האשה הכחישה כל חתימה על מסמכים</w:t>
      </w:r>
      <w:r>
        <w:rPr>
          <w:rFonts w:ascii="David" w:hAnsi="David" w:hint="cs"/>
          <w:rtl/>
        </w:rPr>
        <w:t xml:space="preserve">" (עמ' 12 וראה כותרת בעמ' 13) </w:t>
      </w:r>
      <w:del w:id="90018" w:author="Claude" w:date="2026-10-05T09:00:00Z">
        <w:r>
          <w:rPr>
            <w:rFonts w:ascii="David" w:hAnsi="David" w:hint="cs"/>
            <w:rtl/>
          </w:rPr>
          <w:delText xml:space="preserve">וקובע כי "האיש לא המציא</w:delText>
        </w:r>
      </w:del>
      <w:ins w:id="90019" w:author="Claude" w:date="2026-10-05T09:00:00Z">
        <w:r>
          <w:rPr>
            <w:rFonts w:ascii="David" w:hAnsi="David" w:hint="cs"/>
            <w:rtl/>
          </w:rPr>
          <w:t xml:space="preserve">וקבע כי "האיש לא המציא</w:t>
        </w:r>
      </w:ins>
      <w:r>
        <w:rPr>
          <w:rFonts w:ascii="David" w:hAnsi="David" w:hint="cs"/>
          <w:rtl/>
        </w:rPr>
        <w:t xml:space="preserve"> מסמכים אלו לביה"ד" (עמ' 13), </w:t>
      </w:r>
      <w:commentRangeStart w:id="7"/>
      <w:r>
        <w:rPr>
          <w:rFonts w:ascii="David" w:hAnsi="David" w:hint="cs"/>
          <w:u w:val="single"/>
          <w:rtl/>
        </w:rPr>
        <w:t xml:space="preserve">אך בפועל המסמכים בעניין הוגשו </w:t>
      </w:r>
      <w:r>
        <w:rPr>
          <w:rFonts w:ascii="David" w:hAnsi="David" w:hint="cs"/>
          <w:b/>
          <w:bCs/>
          <w:u w:val="single"/>
          <w:rtl/>
        </w:rPr>
        <w:t>על ידי העותרת</w:t>
      </w:r>
      <w:commentRangeEnd w:id="7"/>
      <w:r>
        <w:rPr>
          <w:rStyle w:val="CommentReference"/>
        </w:rPr>
        <w:commentReference w:id="7"/>
      </w:r>
      <w:r>
        <w:rPr>
          <w:rFonts w:ascii="David" w:hAnsi="David" w:hint="cs"/>
          <w:rtl/>
        </w:rPr>
        <w:t xml:space="preserve">, תוך שהם מאשרים </w:t>
      </w:r>
      <w:r>
        <w:rPr>
          <w:rFonts w:ascii="David" w:hAnsi="David" w:hint="cs"/>
          <w:b/>
          <w:bCs/>
          <w:rtl/>
        </w:rPr>
        <w:t>שאין לה שום טענה לזכות מגורים וכי דירת המגורים היא "דירת בן הזוג בלבד":</w:t>
      </w:r>
    </w:p>
    <w:p w14:paraId="5380069E" w14:textId="38DA5A9E" w:rsidR="00C204EF" w:rsidRDefault="00D47D7C" w:rsidP="00C204EF">
      <w:pPr>
        <w:keepNext w:val="0"/>
        <w:tabs>
          <w:tab w:val="left" w:pos="566"/>
        </w:tabs>
        <w:ind w:left="707" w:hanging="566"/>
        <w:rPr>
          <w:rFonts w:ascii="David" w:hAnsi="David"/>
          <w:b/>
          <w:bCs/>
          <w:rtl/>
        </w:rPr>
      </w:pPr>
      <w:r>
        <w:rPr>
          <w:rFonts w:ascii="David" w:hAnsi="David" w:hint="eastAsia"/>
          <w:b/>
          <w:bCs/>
          <w:highlight w:val="yellow"/>
          <w:rtl/>
          <w:rPrChange w:id="90340" w:author="Claude" w:date="2026-10-05T09:00:00Z">
            <w:rPr>
              <w:rFonts w:ascii="David" w:hAnsi="David" w:hint="eastAsia"/>
              <w:b/>
              <w:bCs/>
              <w:highlight w:val="yellow"/>
              <w:rtl/>
            </w:rPr>
          </w:rPrChange>
        </w:rPr>
        <w:t>שווה</w:t>
      </w:r>
      <w:r>
        <w:rPr>
          <w:rFonts w:ascii="David" w:hAnsi="David"/>
          <w:b/>
          <w:bCs/>
          <w:highlight w:val="yellow"/>
          <w:rtl/>
          <w:rPrChange w:id="90341" w:author="Claude" w:date="2026-10-05T09:00:00Z">
            <w:rPr>
              <w:rFonts w:ascii="David" w:hAnsi="David"/>
              <w:b/>
              <w:bCs/>
              <w:highlight w:val="yellow"/>
              <w:rtl/>
            </w:rPr>
          </w:rPrChange>
        </w:rPr>
        <w:t xml:space="preserve"> לצרף צילום מסך של המסמך בחתימתה</w:t>
      </w:r>
      <w:r>
        <w:rPr>
          <w:rFonts w:ascii="David" w:hAnsi="David" w:hint="cs"/>
          <w:b/>
          <w:bCs/>
          <w:rtl/>
        </w:rPr>
        <w:t xml:space="preserve"> </w:t>
      </w:r>
    </w:p>
    <w:p w14:paraId="718AC7F8" w14:textId="77777777" w:rsidR="00C204EF" w:rsidRDefault="00C204EF" w:rsidP="00C204EF">
      <w:pPr>
        <w:keepNext w:val="0"/>
        <w:tabs>
          <w:tab w:val="left" w:pos="566"/>
        </w:tabs>
        <w:ind w:left="707" w:hanging="566"/>
        <w:rPr>
          <w:rFonts w:ascii="David" w:hAnsi="David"/>
          <w:b/>
          <w:bCs/>
          <w:rtl/>
        </w:rPr>
      </w:pPr>
    </w:p>
    <w:p w14:paraId="7426567F" w14:textId="2C0542BF" w:rsidR="00C204EF" w:rsidRDefault="00C204EF" w:rsidP="00C204EF">
      <w:pPr>
        <w:keepNext w:val="0"/>
        <w:pBdr>
          <w:bottom w:val="single" w:sz="4" w:space="1" w:color="auto"/>
        </w:pBdr>
        <w:tabs>
          <w:tab w:val="left" w:pos="424"/>
        </w:tabs>
        <w:ind w:left="424" w:hanging="424"/>
        <w:rPr>
          <w:rFonts w:ascii="FrankRuehl" w:hAnsi="FrankRuehl" w:cs="FrankRuehl"/>
          <w:b/>
          <w:sz w:val="26"/>
          <w:szCs w:val="26"/>
          <w:rtl/>
        </w:rPr>
      </w:pPr>
      <w:del w:id="90089" w:author="Claude" w:date="2026-10-05T09:00:00Z">
        <w:r>
          <w:rPr>
            <w:rFonts w:ascii="David" w:hAnsi="David" w:hint="cs"/>
            <w:rtl/>
            <w:lang w:eastAsia="he-IL"/>
          </w:rPr>
          <w:delText>32.</w:delText>
        </w:r>
      </w:del>
      <w:ins w:id="90090" w:author="Claude" w:date="2026-10-05T09:00:00Z">
        <w:r>
          <w:rPr>
            <w:rFonts w:ascii="David" w:hAnsi="David" w:hint="cs"/>
            <w:rtl/>
            <w:lang w:eastAsia="he-IL"/>
          </w:rPr>
          <w:t xml:space="preserve">16.</w:t>
        </w:r>
      </w:ins>
      <w:r>
        <w:rPr>
          <w:rFonts w:ascii="David" w:hAnsi="David"/>
          <w:rtl/>
          <w:lang w:eastAsia="he-IL"/>
        </w:rPr>
        <w:tab/>
      </w:r>
      <w:r>
        <w:rPr>
          <w:rFonts w:ascii="David" w:hAnsi="David" w:hint="cs"/>
          <w:rtl/>
          <w:lang w:eastAsia="he-IL"/>
        </w:rPr>
        <w:t xml:space="preserve">בבחינת הרבה למעלה מן הצורך יצוין, כי </w:t>
      </w:r>
      <w:r>
        <w:rPr>
          <w:rFonts w:ascii="David" w:hAnsi="David" w:hint="eastAsia"/>
          <w:rtl/>
          <w:lang w:eastAsia="he-IL"/>
        </w:rPr>
        <w:t>הוכח</w:t>
      </w:r>
      <w:r>
        <w:rPr>
          <w:rFonts w:ascii="David" w:hAnsi="David"/>
          <w:rtl/>
          <w:lang w:eastAsia="he-IL"/>
        </w:rPr>
        <w:t xml:space="preserve"> בהליך (ופסה"ד מאריך ב</w:t>
      </w:r>
      <w:del w:id="90254" w:author="Claude" w:date="2026-10-05T09:00:00Z">
        <w:r>
          <w:rPr>
            <w:rFonts w:ascii="David" w:hAnsi="David"/>
            <w:rtl/>
            <w:lang w:eastAsia="he-IL"/>
          </w:rPr>
          <w:delText xml:space="preserve">סוגייה</w:delText>
        </w:r>
      </w:del>
      <w:ins w:id="90255" w:author="Claude" w:date="2026-10-05T09:00:00Z">
        <w:r>
          <w:rPr>
            <w:rFonts w:ascii="David" w:hAnsi="David"/>
            <w:rtl/>
            <w:lang w:eastAsia="he-IL"/>
          </w:rPr>
          <w:t xml:space="preserve">סוגיה</w:t>
        </w:r>
      </w:ins>
      <w:r>
        <w:rPr>
          <w:rFonts w:ascii="David" w:hAnsi="David"/>
          <w:rtl/>
          <w:lang w:eastAsia="he-IL"/>
        </w:rPr>
        <w:t xml:space="preserve"> בהקשר של </w:t>
      </w:r>
      <w:r>
        <w:rPr>
          <w:rFonts w:ascii="David" w:hAnsi="David" w:hint="eastAsia"/>
          <w:rtl/>
          <w:lang w:eastAsia="he-IL"/>
        </w:rPr>
        <w:t>מועד</w:t>
      </w:r>
      <w:r>
        <w:rPr>
          <w:rFonts w:ascii="David" w:hAnsi="David"/>
          <w:rtl/>
          <w:lang w:eastAsia="he-IL"/>
        </w:rPr>
        <w:t xml:space="preserve"> הקרע)</w:t>
      </w:r>
      <w:r>
        <w:rPr>
          <w:rFonts w:ascii="David" w:hAnsi="David" w:hint="cs"/>
          <w:b/>
          <w:bCs/>
          <w:rtl/>
          <w:lang w:eastAsia="he-IL"/>
        </w:rPr>
        <w:t xml:space="preserve"> </w:t>
      </w:r>
      <w:del w:id="90029" w:author="Claude" w:date="2026-10-05T09:00:00Z">
        <w:r>
          <w:rPr>
            <w:rFonts w:ascii="David" w:hAnsi="David" w:hint="cs"/>
            <w:b/>
            <w:bCs/>
            <w:rtl/>
            <w:lang w:eastAsia="he-IL"/>
          </w:rPr>
          <w:delText xml:space="preserve">שמערכת היחסים בין הצדדים היתה </w:delText>
        </w:r>
      </w:del>
      <w:del w:id="90030" w:author="Claude" w:date="2026-10-05T09:00:00Z">
        <w:r>
          <w:rPr>
            <w:rFonts w:ascii="David" w:hAnsi="David" w:hint="cs"/>
            <w:b/>
            <w:bCs/>
            <w:u w:val="single"/>
            <w:rtl/>
            <w:lang w:eastAsia="he-IL"/>
          </w:rPr>
          <w:delText>גרועה במיוחד</w:delText>
        </w:r>
      </w:del>
      <w:ins w:id="90031" w:author="Claude" w:date="2026-10-05T09:00:00Z">
        <w:r>
          <w:rPr>
            <w:rFonts w:ascii="David" w:hAnsi="David" w:hint="cs"/>
            <w:b/>
            <w:bCs/>
            <w:rtl/>
            <w:lang w:eastAsia="he-IL"/>
          </w:rPr>
          <w:t xml:space="preserve">שמערכת היחסים בין הצדדים היתה עכורה</w:t>
        </w:r>
      </w:ins>
      <w:r>
        <w:rPr>
          <w:rFonts w:ascii="David" w:hAnsi="David" w:hint="cs"/>
          <w:b/>
          <w:bCs/>
          <w:rtl/>
          <w:lang w:eastAsia="he-IL"/>
        </w:rPr>
        <w:t xml:space="preserve"> לאורך השנים, דבר שאף הוא </w:t>
      </w:r>
      <w:r>
        <w:rPr>
          <w:rFonts w:ascii="David" w:hAnsi="David" w:hint="cs"/>
          <w:b/>
          <w:bCs/>
          <w:u w:val="single"/>
          <w:rtl/>
          <w:lang w:eastAsia="he-IL"/>
        </w:rPr>
        <w:t xml:space="preserve">אינו עולה בקנה אחד עם כוונת שיתוף ספציפי</w:t>
      </w:r>
      <w:r>
        <w:rPr>
          <w:rFonts w:ascii="FrankRuehl" w:hAnsi="FrankRuehl" w:cs="FrankRuehl" w:hint="cs"/>
          <w:b/>
          <w:sz w:val="26"/>
          <w:szCs w:val="26"/>
          <w:rtl/>
        </w:rPr>
        <w:t>:</w:t>
      </w:r>
    </w:p>
    <w:p w14:paraId="7DD14B6E" w14:textId="77777777" w:rsidR="00C204EF" w:rsidRDefault="00C204EF" w:rsidP="00C204EF">
      <w:pPr>
        <w:keepNext w:val="0"/>
        <w:pBdr>
          <w:bottom w:val="single" w:sz="4" w:space="1" w:color="auto"/>
        </w:pBdr>
        <w:tabs>
          <w:tab w:val="left" w:pos="424"/>
        </w:tabs>
        <w:ind w:left="424" w:hanging="424"/>
        <w:rPr>
          <w:rFonts w:ascii="David" w:hAnsi="David"/>
          <w:rtl/>
          <w:lang w:eastAsia="he-IL"/>
        </w:rPr>
      </w:pPr>
      <w:r>
        <w:rPr>
          <w:rFonts w:ascii="FrankRuehl" w:hAnsi="FrankRuehl" w:cs="FrankRuehl"/>
          <w:b/>
          <w:sz w:val="26"/>
          <w:szCs w:val="26"/>
          <w:rtl/>
        </w:rPr>
        <w:tab/>
      </w:r>
      <w:r>
        <w:rPr>
          <w:rFonts w:ascii="FrankRuehl" w:hAnsi="FrankRuehl" w:cs="FrankRuehl" w:hint="cs"/>
          <w:b/>
          <w:sz w:val="26"/>
          <w:szCs w:val="26"/>
          <w:rtl/>
        </w:rPr>
        <w:t xml:space="preserve">"הצדדים מתארים מערכת יחסים של עליות ומורדות. כל צד מציג את המורדות מהזוית שלו תוך הטחת אשמה על שכנגדו. </w:t>
      </w:r>
      <w:r>
        <w:rPr>
          <w:rFonts w:ascii="FrankRuehl" w:hAnsi="FrankRuehl" w:cs="FrankRuehl" w:hint="cs"/>
          <w:bCs/>
          <w:sz w:val="26"/>
          <w:szCs w:val="26"/>
          <w:u w:val="single"/>
          <w:rtl/>
        </w:rPr>
        <w:t>במהלך השנים היו ארועים בהם הודיעה האשה לאיש על רצונה להתגרש</w:t>
      </w:r>
      <w:r>
        <w:rPr>
          <w:rFonts w:ascii="FrankRuehl" w:hAnsi="FrankRuehl" w:cs="FrankRuehl" w:hint="cs"/>
          <w:b/>
          <w:sz w:val="26"/>
          <w:szCs w:val="26"/>
          <w:rtl/>
        </w:rPr>
        <w:t xml:space="preserve">...האיש הציג </w:t>
      </w:r>
      <w:r>
        <w:rPr>
          <w:rFonts w:ascii="FrankRuehl" w:hAnsi="FrankRuehl" w:cs="FrankRuehl" w:hint="cs"/>
          <w:b/>
          <w:sz w:val="26"/>
          <w:szCs w:val="26"/>
          <w:u w:val="single"/>
          <w:rtl/>
        </w:rPr>
        <w:t>תכתובות של האשה בו היא מביעה את רצונה להתגרש</w:t>
      </w:r>
      <w:r>
        <w:rPr>
          <w:rFonts w:ascii="FrankRuehl" w:hAnsi="FrankRuehl" w:cs="FrankRuehl" w:hint="cs"/>
          <w:b/>
          <w:sz w:val="26"/>
          <w:szCs w:val="26"/>
          <w:rtl/>
        </w:rPr>
        <w:t xml:space="preserve">...כך גם הזמנה שקיבל האיש </w:t>
      </w:r>
      <w:r>
        <w:rPr>
          <w:rFonts w:ascii="FrankRuehl" w:hAnsi="FrankRuehl" w:cs="FrankRuehl" w:hint="cs"/>
          <w:b/>
          <w:sz w:val="26"/>
          <w:szCs w:val="26"/>
          <w:u w:val="single"/>
          <w:rtl/>
        </w:rPr>
        <w:t>ממרכז גישור (בפברואר 2017</w:t>
      </w:r>
      <w:r>
        <w:rPr>
          <w:rFonts w:ascii="FrankRuehl" w:hAnsi="FrankRuehl" w:cs="FrankRuehl" w:hint="cs"/>
          <w:b/>
          <w:sz w:val="26"/>
          <w:szCs w:val="26"/>
          <w:rtl/>
        </w:rPr>
        <w:t>)</w:t>
      </w:r>
      <w:r>
        <w:rPr>
          <w:rFonts w:ascii="David" w:hAnsi="David" w:hint="cs"/>
          <w:rtl/>
          <w:lang w:eastAsia="he-IL"/>
        </w:rPr>
        <w:t xml:space="preserve">" (עמ' 2). </w:t>
      </w:r>
    </w:p>
    <w:p w14:paraId="6147C08E" w14:textId="60DE5614" w:rsidR="00C204EF" w:rsidRDefault="00C204EF" w:rsidP="00C204EF">
      <w:pPr>
        <w:keepNext w:val="0"/>
        <w:pBdr>
          <w:bottom w:val="single" w:sz="4" w:space="1" w:color="auto"/>
        </w:pBdr>
        <w:tabs>
          <w:tab w:val="left" w:pos="424"/>
        </w:tabs>
        <w:ind w:left="424" w:hanging="424"/>
        <w:rPr>
          <w:rFonts w:ascii="David" w:hAnsi="David"/>
          <w:rtl/>
          <w:lang w:eastAsia="he-IL"/>
        </w:rPr>
      </w:pPr>
      <w:r>
        <w:rPr>
          <w:rFonts w:ascii="David" w:hAnsi="David"/>
          <w:rtl/>
          <w:lang w:eastAsia="he-IL"/>
        </w:rPr>
        <w:tab/>
      </w:r>
      <w:r>
        <w:rPr>
          <w:rFonts w:ascii="David" w:hAnsi="David" w:hint="cs"/>
          <w:rtl/>
          <w:lang w:eastAsia="he-IL"/>
        </w:rPr>
        <w:t xml:space="preserve">כמצוין בפסה"ד, הצדדים אישרו שהלכו </w:t>
      </w:r>
      <w:r>
        <w:rPr>
          <w:rFonts w:ascii="David" w:hAnsi="David" w:hint="cs"/>
          <w:b/>
          <w:bCs/>
          <w:u w:val="single"/>
          <w:rtl/>
          <w:lang w:eastAsia="he-IL"/>
        </w:rPr>
        <w:t>לטיפולים זוגיים לאורך כל שנות הנישואין</w:t>
      </w:r>
      <w:r>
        <w:rPr>
          <w:rFonts w:ascii="David" w:hAnsi="David" w:hint="cs"/>
          <w:rtl/>
          <w:lang w:eastAsia="he-IL"/>
        </w:rPr>
        <w:t xml:space="preserve"> ומדובר </w:t>
      </w:r>
      <w:r>
        <w:rPr>
          <w:rFonts w:ascii="David" w:hAnsi="David" w:hint="cs"/>
          <w:b/>
          <w:bCs/>
          <w:u w:val="single"/>
          <w:rtl/>
          <w:lang w:eastAsia="he-IL"/>
        </w:rPr>
        <w:t>בנישואין שניים</w:t>
      </w:r>
      <w:r>
        <w:rPr>
          <w:rFonts w:ascii="David" w:hAnsi="David" w:hint="cs"/>
          <w:b/>
          <w:bCs/>
          <w:rtl/>
          <w:lang w:eastAsia="he-IL"/>
        </w:rPr>
        <w:t xml:space="preserve"> </w:t>
      </w:r>
      <w:del w:id="90308" w:author="Claude" w:date="2026-10-05T09:00:00Z">
        <w:r>
          <w:rPr>
            <w:rFonts w:ascii="David" w:hAnsi="David" w:hint="cs"/>
            <w:b/>
            <w:bCs/>
            <w:rtl/>
            <w:lang w:eastAsia="he-IL"/>
          </w:rPr>
          <w:delText xml:space="preserve">לאשה </w:delText>
        </w:r>
      </w:del>
      <w:del w:id="90309" w:author="Claude" w:date="2026-10-05T09:00:00Z">
        <w:r>
          <w:rPr>
            <w:rFonts w:ascii="David" w:hAnsi="David" w:hint="cs"/>
            <w:b/>
            <w:bCs/>
            <w:u w:val="single"/>
            <w:rtl/>
            <w:lang w:eastAsia="he-IL"/>
          </w:rPr>
          <w:delText>ושלישיים</w:delText>
        </w:r>
      </w:del>
      <w:del w:id="90310" w:author="Claude" w:date="2026-10-05T09:00:00Z">
        <w:r>
          <w:rPr>
            <w:rFonts w:ascii="David" w:hAnsi="David" w:hint="cs"/>
            <w:b/>
            <w:bCs/>
            <w:rtl/>
            <w:lang w:eastAsia="he-IL"/>
          </w:rPr>
          <w:delText xml:space="preserve"> לבעל</w:delText>
        </w:r>
      </w:del>
      <w:ins w:id="90311" w:author="Claude" w:date="2026-10-05T09:00:00Z">
        <w:r>
          <w:rPr>
            <w:rFonts w:ascii="David" w:hAnsi="David" w:hint="cs"/>
            <w:b/>
            <w:bCs/>
            <w:rtl/>
            <w:lang w:eastAsia="he-IL"/>
          </w:rPr>
          <w:t xml:space="preserve">לעותרת ושלישיים למשיב</w:t>
        </w:r>
      </w:ins>
      <w:r>
        <w:rPr>
          <w:rFonts w:ascii="David" w:hAnsi="David" w:hint="cs"/>
          <w:rtl/>
          <w:lang w:eastAsia="he-IL"/>
        </w:rPr>
        <w:t xml:space="preserve">. גם אם ביה"ד הכריע, וקיבל את עמדת האשה, כי לא היה בכך "מועד קרע", הרי ש</w:t>
      </w:r>
      <w:del w:id="90256" w:author="Claude" w:date="2026-10-05T09:00:00Z">
        <w:r>
          <w:rPr>
            <w:rFonts w:ascii="David" w:hAnsi="David" w:hint="cs"/>
            <w:rtl/>
            <w:lang w:eastAsia="he-IL"/>
          </w:rPr>
          <w:delText xml:space="preserve">בודאי</w:delText>
        </w:r>
      </w:del>
      <w:ins w:id="90257" w:author="Claude" w:date="2026-10-05T09:00:00Z">
        <w:r>
          <w:rPr>
            <w:rFonts w:ascii="David" w:hAnsi="David" w:hint="cs"/>
            <w:rtl/>
            <w:lang w:eastAsia="he-IL"/>
          </w:rPr>
          <w:t xml:space="preserve">בוודאי</w:t>
        </w:r>
      </w:ins>
      <w:r>
        <w:rPr>
          <w:rFonts w:ascii="David" w:hAnsi="David" w:hint="cs"/>
          <w:rtl/>
          <w:lang w:eastAsia="he-IL"/>
        </w:rPr>
        <w:t xml:space="preserve"> לא ניתן להתעלם מכך בכל הנוגע לטענה אודות "כוונה הנגזרת מהתנהגות" כמקובל בשיתוף ספציפי. </w:t>
      </w:r>
      <w:r>
        <w:rPr>
          <w:rFonts w:ascii="David" w:hAnsi="David" w:hint="cs"/>
          <w:u w:val="single"/>
          <w:rtl/>
          <w:lang w:eastAsia="he-IL"/>
        </w:rPr>
        <w:t xml:space="preserve">בן זוג שמאיים בגירושין לעתים תכופות, שהולך לטיפולים זוגיים ואף פונה לגישור לגירושין, </w:t>
      </w:r>
      <w:del w:id="90032" w:author="Claude" w:date="2026-10-05T09:00:00Z">
        <w:r>
          <w:rPr>
            <w:rFonts w:ascii="David" w:hAnsi="David" w:hint="cs"/>
            <w:b/>
            <w:bCs/>
            <w:u w:val="single"/>
            <w:rtl/>
            <w:lang w:eastAsia="he-IL"/>
          </w:rPr>
          <w:delText xml:space="preserve">לא חושב שהוא</w:delText>
        </w:r>
      </w:del>
      <w:ins w:id="90033" w:author="Claude" w:date="2026-10-05T09:00:00Z">
        <w:r>
          <w:rPr>
            <w:rFonts w:ascii="David" w:hAnsi="David" w:hint="cs"/>
            <w:b/>
            <w:bCs/>
            <w:u w:val="single"/>
            <w:rtl/>
            <w:lang w:eastAsia="he-IL"/>
          </w:rPr>
          <w:t xml:space="preserve">אינו רואה עצמו</w:t>
        </w:r>
      </w:ins>
      <w:r>
        <w:rPr>
          <w:rFonts w:ascii="David" w:hAnsi="David" w:hint="cs"/>
          <w:b/>
          <w:bCs/>
          <w:u w:val="single"/>
          <w:rtl/>
          <w:lang w:eastAsia="he-IL"/>
        </w:rPr>
        <w:t xml:space="preserve"> "שותף" עם בן זוגו בנכסים חיצוניים</w:t>
      </w:r>
      <w:r>
        <w:rPr>
          <w:rFonts w:ascii="David" w:hAnsi="David" w:hint="cs"/>
          <w:u w:val="single"/>
          <w:rtl/>
          <w:lang w:eastAsia="he-IL"/>
        </w:rPr>
        <w:t xml:space="preserve">, </w:t>
      </w:r>
      <w:del w:id="90258" w:author="Claude" w:date="2026-10-05T09:00:00Z">
        <w:r>
          <w:rPr>
            <w:rFonts w:ascii="David" w:hAnsi="David" w:hint="cs"/>
            <w:u w:val="single"/>
            <w:rtl/>
            <w:lang w:eastAsia="he-IL"/>
          </w:rPr>
          <w:delText xml:space="preserve">בודאי לא כאשר</w:delText>
        </w:r>
      </w:del>
      <w:ins w:id="90259" w:author="Claude" w:date="2026-10-05T09:00:00Z">
        <w:r>
          <w:rPr>
            <w:rFonts w:ascii="David" w:hAnsi="David" w:hint="cs"/>
            <w:u w:val="single"/>
            <w:rtl/>
            <w:lang w:eastAsia="he-IL"/>
          </w:rPr>
          <w:t xml:space="preserve">בוודאי לא כאשר</w:t>
        </w:r>
      </w:ins>
      <w:r>
        <w:rPr>
          <w:rFonts w:ascii="David" w:hAnsi="David" w:hint="cs"/>
          <w:u w:val="single"/>
          <w:rtl/>
          <w:lang w:eastAsia="he-IL"/>
        </w:rPr>
        <w:t xml:space="preserve"> הוא בוחר </w:t>
      </w:r>
      <w:r>
        <w:rPr>
          <w:rFonts w:ascii="David" w:hAnsi="David" w:hint="cs"/>
          <w:b/>
          <w:bCs/>
          <w:u w:val="single"/>
          <w:rtl/>
          <w:lang w:eastAsia="he-IL"/>
        </w:rPr>
        <w:t>לשמור לעצמו</w:t>
      </w:r>
      <w:r>
        <w:rPr>
          <w:rFonts w:ascii="David" w:hAnsi="David" w:hint="cs"/>
          <w:u w:val="single"/>
          <w:rtl/>
          <w:lang w:eastAsia="he-IL"/>
        </w:rPr>
        <w:t xml:space="preserve"> כספים ורכוש במהלך הנישואין </w:t>
      </w:r>
      <w:r>
        <w:rPr>
          <w:rFonts w:ascii="David" w:hAnsi="David" w:hint="cs"/>
          <w:b/>
          <w:bCs/>
          <w:u w:val="single"/>
          <w:rtl/>
          <w:lang w:eastAsia="he-IL"/>
        </w:rPr>
        <w:t xml:space="preserve">ולא רואה עצמו </w:t>
      </w:r>
      <w:del w:id="90260" w:author="Claude" w:date="2026-10-05T09:00:00Z">
        <w:r>
          <w:rPr>
            <w:rFonts w:ascii="David" w:hAnsi="David" w:hint="cs"/>
            <w:b/>
            <w:bCs/>
            <w:u w:val="single"/>
            <w:rtl/>
            <w:lang w:eastAsia="he-IL"/>
          </w:rPr>
          <w:delText xml:space="preserve">חב בשום חובה</w:delText>
        </w:r>
      </w:del>
      <w:ins w:id="90261" w:author="Claude" w:date="2026-10-05T09:00:00Z">
        <w:r>
          <w:rPr>
            <w:rFonts w:ascii="David" w:hAnsi="David" w:hint="cs"/>
            <w:b/>
            <w:bCs/>
            <w:u w:val="single"/>
            <w:rtl/>
            <w:lang w:eastAsia="he-IL"/>
          </w:rPr>
          <w:t xml:space="preserve">חב בחובה כלשהי</w:t>
        </w:r>
      </w:ins>
      <w:r>
        <w:rPr>
          <w:rFonts w:ascii="David" w:hAnsi="David" w:hint="cs"/>
          <w:b/>
          <w:bCs/>
          <w:u w:val="single"/>
          <w:rtl/>
          <w:lang w:eastAsia="he-IL"/>
        </w:rPr>
        <w:t xml:space="preserve"> הנוגעת לנכס או בחובות של בן זוגו</w:t>
      </w:r>
      <w:r>
        <w:rPr>
          <w:rFonts w:ascii="David" w:hAnsi="David" w:hint="cs"/>
          <w:rtl/>
          <w:lang w:eastAsia="he-IL"/>
        </w:rPr>
        <w:t xml:space="preserve">.  </w:t>
      </w:r>
    </w:p>
    <w:p w14:paraId="18B302B2" w14:textId="77777777" w:rsidR="00C204EF" w:rsidRDefault="00C204EF" w:rsidP="00C204EF">
      <w:pPr>
        <w:keepNext w:val="0"/>
        <w:tabs>
          <w:tab w:val="left" w:pos="424"/>
        </w:tabs>
        <w:ind w:left="424" w:hanging="424"/>
        <w:rPr>
          <w:rFonts w:ascii="David" w:hAnsi="David"/>
          <w:rtl/>
          <w:lang w:eastAsia="he-IL"/>
        </w:rPr>
      </w:pPr>
    </w:p>
    <w:p w14:paraId="32FAE4C2" w14:textId="18710A46" w:rsidR="00C204EF" w:rsidRDefault="00C204EF" w:rsidP="00C204EF">
      <w:pPr>
        <w:keepNext w:val="0"/>
        <w:tabs>
          <w:tab w:val="left" w:pos="424"/>
        </w:tabs>
        <w:ind w:left="425" w:hanging="425"/>
        <w:rPr>
          <w:rFonts w:ascii="David" w:hAnsi="David"/>
          <w:b/>
          <w:bCs/>
          <w:rtl/>
          <w:lang w:eastAsia="he-IL"/>
        </w:rPr>
      </w:pPr>
      <w:del w:id="90091" w:author="Claude" w:date="2026-10-05T09:00:00Z">
        <w:r>
          <w:rPr>
            <w:rFonts w:ascii="David" w:hAnsi="David" w:hint="cs"/>
            <w:rtl/>
            <w:lang w:eastAsia="he-IL"/>
          </w:rPr>
          <w:delText xml:space="preserve">34. </w:delText>
        </w:r>
      </w:del>
      <w:ins w:id="90092" w:author="Claude" w:date="2026-10-05T09:00:00Z">
        <w:r>
          <w:rPr>
            <w:rFonts w:ascii="David" w:hAnsi="David" w:hint="cs"/>
            <w:rtl/>
            <w:lang w:eastAsia="he-IL"/>
          </w:rPr>
          <w:t xml:space="preserve">17.</w:t>
        </w:r>
      </w:ins>
      <w:r>
        <w:rPr>
          <w:rFonts w:ascii="David" w:hAnsi="David"/>
          <w:rtl/>
          <w:lang w:eastAsia="he-IL"/>
        </w:rPr>
        <w:tab/>
      </w:r>
      <w:r>
        <w:rPr>
          <w:rFonts w:ascii="David" w:hAnsi="David" w:hint="cs"/>
          <w:b/>
          <w:bCs/>
          <w:rtl/>
          <w:lang w:eastAsia="he-IL"/>
        </w:rPr>
        <w:t xml:space="preserve">על רקע כל האמור, ביה"ד הכריע כי מבחינה עובדתית הזכויות בדירה בקיבוץ שייכות לבעל בלבד, וכי לא הוכחה </w:t>
      </w:r>
      <w:del w:id="90262" w:author="Claude" w:date="2026-10-05T09:00:00Z">
        <w:r>
          <w:rPr>
            <w:rFonts w:ascii="David" w:hAnsi="David" w:hint="cs"/>
            <w:b/>
            <w:bCs/>
            <w:rtl/>
            <w:lang w:eastAsia="he-IL"/>
          </w:rPr>
          <w:delText xml:space="preserve">לגבן</w:delText>
        </w:r>
      </w:del>
      <w:ins w:id="90263" w:author="Claude" w:date="2026-10-05T09:00:00Z">
        <w:r>
          <w:rPr>
            <w:rFonts w:ascii="David" w:hAnsi="David" w:hint="cs"/>
            <w:b/>
            <w:bCs/>
            <w:rtl/>
            <w:lang w:eastAsia="he-IL"/>
          </w:rPr>
          <w:t xml:space="preserve">לגביהן</w:t>
        </w:r>
      </w:ins>
      <w:r>
        <w:rPr>
          <w:rFonts w:ascii="David" w:hAnsi="David" w:hint="cs"/>
          <w:b/>
          <w:bCs/>
          <w:rtl/>
          <w:lang w:eastAsia="he-IL"/>
        </w:rPr>
        <w:t xml:space="preserve"> כל כוונת שיתוף ספציפית.</w:t>
      </w:r>
    </w:p>
    <w:p w14:paraId="38094093" w14:textId="5E26BB85" w:rsidR="007B4560" w:rsidRDefault="007B4560" w:rsidP="004D7ECF">
      <w:pPr>
        <w:pStyle w:val="1"/>
        <w:numPr>
          <w:ilvl w:val="0"/>
          <w:numId w:val="0"/>
        </w:numPr>
        <w:spacing w:before="0"/>
        <w:ind w:left="424" w:right="0" w:hanging="424"/>
        <w:rPr>
          <w:rFonts w:ascii="David" w:eastAsia="David" w:hAnsi="David"/>
          <w:rtl/>
        </w:rPr>
      </w:pPr>
    </w:p>
    <w:p w14:paraId="2B81E7F6" w14:textId="1B136E73" w:rsidR="002B2DCE" w:rsidRDefault="000A2CF8" w:rsidP="00C204EF">
      <w:pPr>
        <w:pStyle w:val="1"/>
        <w:numPr>
          <w:ilvl w:val="0"/>
          <w:numId w:val="0"/>
        </w:numPr>
        <w:spacing w:before="0"/>
        <w:ind w:left="424" w:right="0" w:hanging="424"/>
        <w:rPr>
          <w:rFonts w:eastAsia="David"/>
          <w:rtl/>
        </w:rPr>
      </w:pPr>
      <w:r>
        <w:rPr>
          <w:rFonts w:ascii="David" w:eastAsia="David" w:hAnsi="David" w:hint="cs"/>
          <w:rtl/>
        </w:rPr>
        <w:t xml:space="preserve"> </w:t>
      </w:r>
      <w:commentRangeStart w:id="15"/>
      <w:del w:id="90058" w:author="Claude" w:date="2026-10-05T09:00:00Z">
        <w:r>
          <w:rPr>
            <w:rFonts w:ascii="David" w:eastAsia="David" w:hAnsi="David" w:hint="cs"/>
            <w:rtl/>
          </w:rPr>
          <w:delText xml:space="preserve">8.</w:delText>
        </w:r>
      </w:del>
      <w:ins w:id="90059" w:author="Claude" w:date="2026-10-05T09:00:00Z">
        <w:r>
          <w:rPr>
            <w:rFonts w:ascii="David" w:eastAsia="David" w:hAnsi="David" w:hint="cs"/>
            <w:rtl/>
          </w:rPr>
          <w:t xml:space="preserve">18.</w:t>
        </w:r>
      </w:ins>
      <w:commentRangeEnd w:id="15"/>
      <w:r>
        <w:rPr>
          <w:rStyle w:val="CommentReference"/>
        </w:rPr>
        <w:commentReference w:id="15"/>
      </w:r>
      <w:r>
        <w:rPr>
          <w:rFonts w:ascii="David" w:eastAsia="David" w:hAnsi="David"/>
          <w:rtl/>
        </w:rPr>
        <w:tab/>
      </w:r>
      <w:r>
        <w:rPr>
          <w:rFonts w:eastAsia="David" w:hint="cs"/>
          <w:rtl/>
        </w:rPr>
        <w:t xml:space="preserve">בהתאם לאמור, מדובר, אפוא, </w:t>
      </w:r>
      <w:r>
        <w:rPr>
          <w:rFonts w:eastAsia="David" w:hint="cs"/>
          <w:b/>
          <w:bCs/>
          <w:u w:val="single"/>
          <w:rtl/>
        </w:rPr>
        <w:t xml:space="preserve">בהכרעות עובדתיות-יישומיות מובהקות</w:t>
      </w:r>
      <w:r>
        <w:rPr>
          <w:rFonts w:eastAsia="David" w:hint="cs"/>
          <w:b/>
          <w:bCs/>
          <w:rtl/>
        </w:rPr>
        <w:t xml:space="preserve"> </w:t>
      </w:r>
      <w:r>
        <w:rPr>
          <w:b/>
          <w:bCs/>
          <w:shd w:val="clear" w:color="auto" w:fill="FFFFFF"/>
          <w:rtl/>
        </w:rPr>
        <w:t>המסורות לערכאה הדיונית בלבד</w:t>
      </w:r>
      <w:r>
        <w:rPr>
          <w:shd w:val="clear" w:color="auto" w:fill="FFFFFF"/>
          <w:rtl/>
        </w:rPr>
        <w:t xml:space="preserve">. </w:t>
      </w:r>
      <w:r>
        <w:rPr>
          <w:rFonts w:hint="eastAsia"/>
          <w:shd w:val="clear" w:color="auto" w:fill="FFFFFF"/>
          <w:rtl/>
        </w:rPr>
        <w:t>בהכרעות</w:t>
      </w:r>
      <w:r>
        <w:rPr>
          <w:shd w:val="clear" w:color="auto" w:fill="FFFFFF"/>
          <w:rtl/>
        </w:rPr>
        <w:t xml:space="preserve"> אלה יישמו בתי הדין </w:t>
      </w:r>
      <w:r>
        <w:rPr>
          <w:rFonts w:hint="cs"/>
          <w:shd w:val="clear" w:color="auto" w:fill="FFFFFF"/>
          <w:rtl/>
        </w:rPr>
        <w:t xml:space="preserve">על נסיבות ענייננו </w:t>
      </w:r>
      <w:r>
        <w:rPr>
          <w:rFonts w:hint="eastAsia"/>
          <w:shd w:val="clear" w:color="auto" w:fill="FFFFFF"/>
          <w:rtl/>
        </w:rPr>
        <w:t>את</w:t>
      </w:r>
      <w:r>
        <w:rPr>
          <w:shd w:val="clear" w:color="auto" w:fill="FFFFFF"/>
          <w:rtl/>
        </w:rPr>
        <w:t xml:space="preserve"> הדין האזרחי ולא חרגו מסמכותם, כך שלא קמה כל עילה </w:t>
      </w:r>
      <w:r>
        <w:rPr>
          <w:rFonts w:hint="eastAsia"/>
          <w:shd w:val="clear" w:color="auto" w:fill="FFFFFF"/>
          <w:rtl/>
        </w:rPr>
        <w:t>להתערבותו</w:t>
      </w:r>
      <w:r>
        <w:rPr>
          <w:shd w:val="clear" w:color="auto" w:fill="FFFFFF"/>
          <w:rtl/>
        </w:rPr>
        <w:t xml:space="preserve"> של בית המשפט הנכבד</w:t>
      </w:r>
      <w:r>
        <w:rPr>
          <w:rFonts w:eastAsia="David" w:hint="cs"/>
          <w:rtl/>
        </w:rPr>
        <w:t xml:space="preserve">. </w:t>
      </w:r>
    </w:p>
    <w:p w14:paraId="65AB6F04" w14:textId="311E2F38" w:rsidR="00B33005" w:rsidRPr="00FB3450" w:rsidRDefault="00B33005" w:rsidP="00FB3450">
      <w:pPr>
        <w:pStyle w:val="a0"/>
        <w:rPr>
          <w:rFonts w:eastAsia="David"/>
          <w:rtl/>
        </w:rPr>
      </w:pPr>
      <w:r>
        <w:rPr>
          <w:rFonts w:eastAsia="David" w:hint="cs"/>
          <w:rtl/>
        </w:rPr>
        <w:t xml:space="preserve">ודוק: האמור נכון כלפי ערכאת ערעור, אשר אין דרכה להתערב בממצאי מהימנות ועובדה. הדבר נכון </w:t>
      </w:r>
      <w:r>
        <w:rPr>
          <w:rFonts w:eastAsia="David" w:hint="eastAsia"/>
          <w:b/>
          <w:bCs/>
          <w:rtl/>
        </w:rPr>
        <w:t>בקל</w:t>
      </w:r>
      <w:r>
        <w:rPr>
          <w:rFonts w:eastAsia="David" w:hint="cs"/>
          <w:rtl/>
        </w:rPr>
        <w:t xml:space="preserve"> </w:t>
      </w:r>
      <w:r>
        <w:rPr>
          <w:rFonts w:eastAsia="David" w:hint="eastAsia"/>
          <w:b/>
          <w:bCs/>
          <w:rtl/>
        </w:rPr>
        <w:t>וחומר</w:t>
      </w:r>
      <w:r>
        <w:rPr>
          <w:rFonts w:eastAsia="David" w:hint="cs"/>
          <w:rtl/>
        </w:rPr>
        <w:t xml:space="preserve"> בענייננו, שעה שמדובר בעתירה על פסק הדין שניתן על-ידי ערכאת הערעור.</w:t>
      </w:r>
    </w:p>
    <w:p w14:paraId="72FC532C" w14:textId="3B8AB80D" w:rsidR="00CA3DD2" w:rsidRDefault="00CA3DD2" w:rsidP="004D7ECF">
      <w:pPr>
        <w:pStyle w:val="1"/>
        <w:numPr>
          <w:ilvl w:val="0"/>
          <w:numId w:val="0"/>
        </w:numPr>
        <w:spacing w:before="0"/>
        <w:ind w:left="454" w:hanging="454"/>
        <w:rPr>
          <w:rFonts w:eastAsia="David"/>
          <w:rtl/>
        </w:rPr>
      </w:pPr>
      <w:r>
        <w:rPr>
          <w:rFonts w:eastAsia="David"/>
          <w:rtl/>
        </w:rPr>
        <w:tab/>
      </w:r>
      <w:r>
        <w:rPr>
          <w:rFonts w:eastAsia="David" w:hint="eastAsia"/>
          <w:b/>
          <w:bCs/>
          <w:rtl/>
        </w:rPr>
        <w:t>די</w:t>
      </w:r>
      <w:r>
        <w:rPr>
          <w:rFonts w:eastAsia="David"/>
          <w:b/>
          <w:bCs/>
          <w:rtl/>
        </w:rPr>
        <w:t xml:space="preserve"> בכך, אפוא, כדי להוביל לדחייתה של העתירה דנא על הסף</w:t>
      </w:r>
      <w:r>
        <w:rPr>
          <w:rFonts w:eastAsia="David"/>
          <w:rtl/>
        </w:rPr>
        <w:t>.</w:t>
      </w:r>
    </w:p>
    <w:p w14:paraId="10AA5E9C" w14:textId="77777777" w:rsidR="00CA3DD2" w:rsidRPr="00CA3DD2" w:rsidRDefault="00CA3DD2" w:rsidP="004D7ECF">
      <w:pPr>
        <w:pStyle w:val="a0"/>
        <w:keepNext w:val="0"/>
        <w:rPr>
          <w:rFonts w:eastAsia="David"/>
          <w:rtl/>
        </w:rPr>
      </w:pPr>
    </w:p>
    <w:p w14:paraId="0C9C0487" w14:textId="3DB019CB" w:rsidR="00016E74" w:rsidRPr="005422C8" w:rsidRDefault="00407AF5" w:rsidP="004D7ECF">
      <w:pPr>
        <w:keepNext w:val="0"/>
        <w:rPr>
          <w:rFonts w:ascii="David" w:eastAsia="David" w:hAnsi="David"/>
          <w:u w:val="double"/>
          <w:shd w:val="clear" w:color="auto" w:fill="D9D9D9" w:themeFill="background1" w:themeFillShade="D9"/>
          <w:rtl/>
        </w:rPr>
      </w:pPr>
      <w:r>
        <w:rPr>
          <w:rFonts w:ascii="David" w:eastAsia="David" w:hAnsi="David" w:hint="cs"/>
          <w:b/>
          <w:bCs/>
          <w:highlight w:val="lightGray"/>
          <w:u w:val="double"/>
          <w:shd w:val="clear" w:color="auto" w:fill="D9D9D9" w:themeFill="background1" w:themeFillShade="D9"/>
          <w:rtl/>
        </w:rPr>
        <w:t>ד</w:t>
      </w:r>
      <w:r>
        <w:rPr>
          <w:rFonts w:ascii="David" w:eastAsia="David" w:hAnsi="David"/>
          <w:highlight w:val="lightGray"/>
          <w:u w:val="double"/>
          <w:shd w:val="clear" w:color="auto" w:fill="D9D9D9" w:themeFill="background1" w:themeFillShade="D9"/>
          <w:rtl/>
        </w:rPr>
        <w:t xml:space="preserve">. </w:t>
      </w:r>
      <w:r>
        <w:rPr>
          <w:rFonts w:ascii="David" w:eastAsia="David" w:hAnsi="David" w:hint="eastAsia"/>
          <w:highlight w:val="lightGray"/>
          <w:u w:val="double"/>
          <w:shd w:val="clear" w:color="auto" w:fill="D9D9D9" w:themeFill="background1" w:themeFillShade="D9"/>
          <w:rtl/>
        </w:rPr>
        <w:t>הלכה</w:t>
      </w:r>
      <w:r>
        <w:rPr>
          <w:rFonts w:ascii="David" w:eastAsia="David" w:hAnsi="David"/>
          <w:highlight w:val="lightGray"/>
          <w:u w:val="double"/>
          <w:shd w:val="clear" w:color="auto" w:fill="D9D9D9" w:themeFill="background1" w:themeFillShade="D9"/>
          <w:rtl/>
        </w:rPr>
        <w:t xml:space="preserve"> למעשה:</w:t>
      </w:r>
      <w:r>
        <w:rPr>
          <w:rFonts w:ascii="David" w:eastAsia="David" w:hAnsi="David" w:hint="cs"/>
          <w:u w:val="double"/>
          <w:shd w:val="clear" w:color="auto" w:fill="D9D9D9" w:themeFill="background1" w:themeFillShade="D9"/>
          <w:rtl/>
        </w:rPr>
        <w:t xml:space="preserve"> בית משפט נכבד זה בשבתו כבג"צ </w:t>
      </w:r>
      <w:r>
        <w:rPr>
          <w:rFonts w:ascii="David" w:eastAsia="David" w:hAnsi="David" w:hint="cs"/>
          <w:b/>
          <w:bCs/>
          <w:u w:val="double"/>
          <w:shd w:val="clear" w:color="auto" w:fill="D9D9D9" w:themeFill="background1" w:themeFillShade="D9"/>
          <w:rtl/>
        </w:rPr>
        <w:t>אינו מתערב</w:t>
      </w:r>
      <w:r>
        <w:rPr>
          <w:rFonts w:ascii="David" w:eastAsia="David" w:hAnsi="David" w:hint="cs"/>
          <w:u w:val="double"/>
          <w:shd w:val="clear" w:color="auto" w:fill="D9D9D9" w:themeFill="background1" w:themeFillShade="D9"/>
          <w:rtl/>
        </w:rPr>
        <w:t xml:space="preserve"> בהכרעות בשאלת </w:t>
      </w:r>
      <w:r>
        <w:rPr>
          <w:rFonts w:ascii="David" w:eastAsia="David" w:hAnsi="David" w:hint="cs"/>
          <w:b/>
          <w:bCs/>
          <w:u w:val="double"/>
          <w:shd w:val="clear" w:color="auto" w:fill="D9D9D9" w:themeFill="background1" w:themeFillShade="D9"/>
          <w:rtl/>
        </w:rPr>
        <w:t>שיתוף בזכויות</w:t>
      </w:r>
      <w:r>
        <w:rPr>
          <w:rFonts w:ascii="David" w:eastAsia="David" w:hAnsi="David" w:hint="cs"/>
          <w:u w:val="double"/>
          <w:shd w:val="clear" w:color="auto" w:fill="D9D9D9" w:themeFill="background1" w:themeFillShade="D9"/>
          <w:rtl/>
        </w:rPr>
        <w:t xml:space="preserve"> </w:t>
      </w:r>
    </w:p>
    <w:p w14:paraId="58666B6F" w14:textId="1589BC45" w:rsidR="00016E74" w:rsidRDefault="007B4560" w:rsidP="004D7ECF">
      <w:pPr>
        <w:pStyle w:val="1"/>
        <w:numPr>
          <w:ilvl w:val="0"/>
          <w:numId w:val="0"/>
        </w:numPr>
        <w:tabs>
          <w:tab w:val="left" w:pos="9638"/>
        </w:tabs>
        <w:spacing w:before="0"/>
        <w:ind w:left="424" w:right="0" w:hanging="424"/>
        <w:rPr>
          <w:rFonts w:eastAsia="David"/>
          <w:rtl/>
        </w:rPr>
      </w:pPr>
      <w:del w:id="90060" w:author="Claude" w:date="2026-10-05T09:00:00Z">
        <w:r>
          <w:rPr>
            <w:rFonts w:eastAsia="David" w:hint="cs"/>
            <w:rtl/>
          </w:rPr>
          <w:delText>9.</w:delText>
        </w:r>
      </w:del>
      <w:ins w:id="90061" w:author="Claude" w:date="2026-10-05T09:00:00Z">
        <w:r>
          <w:rPr>
            <w:rFonts w:eastAsia="David" w:hint="cs"/>
            <w:rtl/>
          </w:rPr>
          <w:t xml:space="preserve">19.</w:t>
        </w:r>
      </w:ins>
      <w:r>
        <w:rPr>
          <w:rFonts w:eastAsia="David"/>
          <w:rtl/>
        </w:rPr>
        <w:tab/>
      </w:r>
      <w:r>
        <w:rPr>
          <w:rFonts w:eastAsia="David" w:hint="cs"/>
          <w:rtl/>
        </w:rPr>
        <w:t xml:space="preserve">בהתאם להלכות שנקבעו על-ידי בית משפט נכבד זה ואשר פורטו לעיל בהרחבה, הובהר בפסיקה שוב ושוב </w:t>
      </w:r>
      <w:del w:id="90327" w:author="Claude" w:date="2026-10-05T09:00:00Z">
        <w:r>
          <w:rPr>
            <w:rFonts w:eastAsia="David" w:hint="cs"/>
            <w:rtl/>
          </w:rPr>
          <w:delText xml:space="preserve"> </w:delText>
        </w:r>
      </w:del>
      <w:r>
        <w:rPr>
          <w:rFonts w:eastAsia="David" w:hint="cs"/>
          <w:rtl/>
        </w:rPr>
        <w:t xml:space="preserve">כי </w:t>
      </w:r>
      <w:r>
        <w:rPr>
          <w:rFonts w:eastAsia="David" w:hint="cs"/>
          <w:u w:val="single"/>
          <w:rtl/>
        </w:rPr>
        <w:t xml:space="preserve">עתירות שעניינן </w:t>
      </w:r>
      <w:r>
        <w:rPr>
          <w:rFonts w:eastAsia="David" w:hint="cs"/>
          <w:b/>
          <w:bCs/>
          <w:u w:val="single"/>
          <w:rtl/>
        </w:rPr>
        <w:t>שיתוף בנכס,</w:t>
      </w:r>
      <w:r>
        <w:rPr>
          <w:rFonts w:eastAsia="David" w:hint="cs"/>
          <w:u w:val="single"/>
          <w:rtl/>
        </w:rPr>
        <w:t xml:space="preserve"> ואשר נועדו להתערב בשאלות של </w:t>
      </w:r>
      <w:r>
        <w:rPr>
          <w:rFonts w:eastAsia="David" w:hint="cs"/>
          <w:b/>
          <w:bCs/>
          <w:u w:val="single"/>
          <w:rtl/>
        </w:rPr>
        <w:t>יישום</w:t>
      </w:r>
      <w:r>
        <w:rPr>
          <w:rFonts w:eastAsia="David" w:hint="cs"/>
          <w:u w:val="single"/>
          <w:rtl/>
        </w:rPr>
        <w:t xml:space="preserve"> חוק יחסי ממון ו/או שיתוף ספציפי, הינן עתירות ערעוריות ודינן להידחות על הסף</w:t>
      </w:r>
      <w:r>
        <w:rPr>
          <w:rFonts w:eastAsia="David" w:hint="cs"/>
          <w:rtl/>
        </w:rPr>
        <w:t xml:space="preserve">: </w:t>
      </w:r>
    </w:p>
    <w:p w14:paraId="6C346A99" w14:textId="0531C616" w:rsidR="00016E74" w:rsidRDefault="00AD4140" w:rsidP="004D7ECF">
      <w:pPr>
        <w:pStyle w:val="2"/>
        <w:keepNext w:val="0"/>
        <w:spacing w:before="0"/>
        <w:rPr>
          <w:rFonts w:eastAsia="David"/>
          <w:rtl/>
        </w:rPr>
      </w:pPr>
      <w:commentRangeStart w:id="2"/>
      <w:r>
        <w:rPr>
          <w:rFonts w:hint="cs"/>
          <w:rtl/>
        </w:rPr>
        <w:t>ב</w:t>
      </w:r>
      <w:r>
        <w:rPr>
          <w:rFonts w:hint="eastAsia"/>
          <w:rtl/>
        </w:rPr>
        <w:t>ג</w:t>
      </w:r>
      <w:r>
        <w:rPr>
          <w:rtl/>
        </w:rPr>
        <w:t>"צ 6126-04-24</w:t>
      </w:r>
      <w:commentRangeEnd w:id="2"/>
      <w:r>
        <w:rPr>
          <w:rStyle w:val="CommentReference"/>
        </w:rPr>
        <w:commentReference w:id="2"/>
      </w:r>
      <w:r>
        <w:rPr>
          <w:rFonts w:hint="cs"/>
          <w:rtl/>
        </w:rPr>
        <w:t xml:space="preserve"> </w:t>
      </w:r>
      <w:r>
        <w:rPr>
          <w:rFonts w:hint="eastAsia"/>
          <w:b/>
          <w:bCs/>
          <w:rtl/>
        </w:rPr>
        <w:t>פלונית</w:t>
      </w:r>
      <w:r>
        <w:rPr>
          <w:b/>
          <w:bCs/>
          <w:rtl/>
        </w:rPr>
        <w:t xml:space="preserve"> נ' ביה"ד האזורי והגדול </w:t>
      </w:r>
      <w:r>
        <w:rPr>
          <w:rFonts w:hint="cs"/>
          <w:rtl/>
        </w:rPr>
        <w:t xml:space="preserve">(</w:t>
      </w:r>
      <w:del w:id="90113" w:author="Claude" w:date="2026-10-05T09:00:00Z">
        <w:r>
          <w:rPr>
            <w:rFonts w:hint="cs"/>
            <w:rtl/>
          </w:rPr>
          <w:delText xml:space="preserve">פורסם בנבו</w:delText>
        </w:r>
      </w:del>
      <w:ins w:id="90114" w:author="Claude" w:date="2026-10-05T09:00:00Z">
        <w:r>
          <w:rPr>
            <w:rFonts w:hint="cs"/>
            <w:rtl/>
          </w:rPr>
          <w:t xml:space="preserve">נבו</w:t>
        </w:r>
      </w:ins>
      <w:r>
        <w:rPr>
          <w:rFonts w:hint="cs"/>
          <w:rtl/>
        </w:rPr>
        <w:t xml:space="preserve">, 13.4.2026</w:t>
      </w:r>
      <w:r>
        <w:rPr>
          <w:rFonts w:hint="cs"/>
          <w:b/>
          <w:bCs/>
          <w:rtl/>
        </w:rPr>
        <w:t>)</w:t>
      </w:r>
      <w:r>
        <w:rPr>
          <w:rFonts w:hint="cs"/>
          <w:rtl/>
        </w:rPr>
        <w:t>:</w:t>
      </w:r>
      <w:r>
        <w:t xml:space="preserve"> </w:t>
      </w:r>
    </w:p>
    <w:p w14:paraId="31EA514A" w14:textId="5F25BB0F" w:rsidR="00016E74" w:rsidRDefault="00016E74" w:rsidP="004D7ECF">
      <w:pPr>
        <w:keepNext w:val="0"/>
        <w:tabs>
          <w:tab w:val="left" w:pos="424"/>
        </w:tabs>
        <w:ind w:left="707" w:hanging="707"/>
        <w:rPr>
          <w:rFonts w:ascii="David" w:eastAsia="David" w:hAnsi="David"/>
          <w:rtl/>
        </w:rPr>
      </w:pPr>
      <w:r>
        <w:rPr>
          <w:rFonts w:ascii="David" w:eastAsia="David" w:hAnsi="David"/>
          <w:rtl/>
        </w:rPr>
        <w:tab/>
      </w:r>
      <w:r>
        <w:rPr>
          <w:rFonts w:ascii="David" w:eastAsia="David" w:hAnsi="David" w:hint="cs"/>
          <w:rtl/>
        </w:rPr>
        <w:t xml:space="preserve"> </w:t>
      </w:r>
      <w:r>
        <w:rPr>
          <w:rFonts w:ascii="David" w:eastAsia="David" w:hAnsi="David"/>
          <w:rtl/>
        </w:rPr>
        <w:tab/>
      </w:r>
      <w:r>
        <w:rPr>
          <w:rFonts w:ascii="David" w:eastAsia="David" w:hAnsi="David" w:hint="cs"/>
          <w:rtl/>
        </w:rPr>
        <w:t xml:space="preserve">בפרשה זו טענה האישה </w:t>
      </w:r>
      <w:r>
        <w:rPr>
          <w:rFonts w:ascii="David" w:eastAsia="David" w:hAnsi="David" w:hint="cs"/>
          <w:u w:val="single"/>
          <w:rtl/>
        </w:rPr>
        <w:t xml:space="preserve">לשיתוף במקרקעין שנרכשו ע"ש הבעל במהלך הנישואין</w:t>
      </w:r>
      <w:r>
        <w:rPr>
          <w:rFonts w:ascii="David" w:eastAsia="David" w:hAnsi="David" w:hint="cs"/>
          <w:rtl/>
        </w:rPr>
        <w:t xml:space="preserve"> ואשר לטענתה הבטיח לה כי יירשמו גם על שמה. לטענתה, הקרקע מומנה גם מהלוואות </w:t>
      </w:r>
      <w:r>
        <w:rPr>
          <w:rFonts w:ascii="David" w:eastAsia="David" w:hAnsi="David" w:hint="cs"/>
          <w:u w:val="single"/>
          <w:rtl/>
        </w:rPr>
        <w:t>שהצדדים שילמו</w:t>
      </w:r>
      <w:r>
        <w:rPr>
          <w:rFonts w:ascii="David" w:eastAsia="David" w:hAnsi="David" w:hint="cs"/>
          <w:rtl/>
        </w:rPr>
        <w:t xml:space="preserve">; הבעל טען כי רק 26,000 ₪ שולמו </w:t>
      </w:r>
      <w:r>
        <w:rPr>
          <w:rFonts w:ascii="David" w:eastAsia="David" w:hAnsi="David" w:hint="cs"/>
          <w:u w:val="single"/>
          <w:rtl/>
        </w:rPr>
        <w:t>מהחשבון המשותף</w:t>
      </w:r>
      <w:r>
        <w:rPr>
          <w:rFonts w:ascii="David" w:eastAsia="David" w:hAnsi="David" w:hint="cs"/>
          <w:rtl/>
        </w:rPr>
        <w:t xml:space="preserve"> והיתר מכספי הוריו וכי </w:t>
      </w:r>
      <w:r>
        <w:rPr>
          <w:rFonts w:ascii="David" w:eastAsia="David" w:hAnsi="David" w:hint="cs"/>
          <w:u w:val="single"/>
          <w:rtl/>
        </w:rPr>
        <w:t>הבטחתו לאישה</w:t>
      </w:r>
      <w:r>
        <w:rPr>
          <w:rFonts w:ascii="David" w:eastAsia="David" w:hAnsi="David" w:hint="cs"/>
          <w:rtl/>
        </w:rPr>
        <w:t xml:space="preserve"> (אותה לא הכחיש</w:t>
      </w:r>
      <w:del w:id="90052" w:author="Claude" w:date="2026-10-05T09:00:00Z">
        <w:r>
          <w:rPr>
            <w:rFonts w:ascii="David" w:eastAsia="David" w:hAnsi="David" w:hint="cs"/>
            <w:rtl/>
          </w:rPr>
          <w:delText xml:space="preserve">!</w:delText>
        </w:r>
      </w:del>
      <w:r>
        <w:rPr>
          <w:rFonts w:ascii="David" w:eastAsia="David" w:hAnsi="David" w:hint="cs"/>
          <w:rtl/>
        </w:rPr>
        <w:t xml:space="preserve">) היתה "סחיטה רגשית". ביה"ד קבע כי האישה אינה זכאית לשיתוף אלא רק להחזר השקעות ששולמו יחד. בשבתו כבג"צ, </w:t>
      </w:r>
      <w:r>
        <w:rPr>
          <w:rFonts w:ascii="David" w:eastAsia="David" w:hAnsi="David" w:hint="cs"/>
          <w:u w:val="single"/>
          <w:rtl/>
        </w:rPr>
        <w:t>דחה על הסף</w:t>
      </w:r>
      <w:r>
        <w:rPr>
          <w:rFonts w:ascii="David" w:eastAsia="David" w:hAnsi="David" w:hint="cs"/>
          <w:rtl/>
        </w:rPr>
        <w:t xml:space="preserve"> </w:t>
      </w:r>
      <w:del w:id="90329" w:author="Claude" w:date="2026-10-05T09:00:00Z">
        <w:r>
          <w:rPr>
            <w:rFonts w:ascii="David" w:eastAsia="David" w:hAnsi="David" w:hint="cs"/>
            <w:rtl/>
          </w:rPr>
          <w:delText xml:space="preserve"> </w:delText>
        </w:r>
      </w:del>
      <w:r>
        <w:rPr>
          <w:rFonts w:ascii="David" w:eastAsia="David" w:hAnsi="David" w:hint="cs"/>
          <w:rtl/>
        </w:rPr>
        <w:t xml:space="preserve">בית המשפט הנכבד את העתירה בקבעו</w:t>
      </w:r>
      <w:r>
        <w:rPr>
          <w:rFonts w:ascii="David" w:hAnsi="David" w:hint="cs"/>
          <w:rtl/>
        </w:rPr>
        <w:t xml:space="preserve"> "</w:t>
      </w:r>
      <w:r>
        <w:rPr>
          <w:rFonts w:ascii="David" w:hAnsi="David" w:hint="cs"/>
          <w:b/>
          <w:bCs/>
          <w:rtl/>
        </w:rPr>
        <w:t xml:space="preserve">לא מצאנו כי עתירה זו נמנית עם המקרים החריגים המצדיקים התערבות...יש לבצע 'איזון משאבים'... מאיזון זה מוחרגים... נכסים חיצוניים... לצד האמור התגבשה בפסיקה הלכת 'השיתוף הספציפי'...אין די בעצם קיומם של חיי נישואין...יש להראות כי מתקיים 'דבר מה נוסף'...</w:t>
      </w:r>
      <w:r>
        <w:rPr>
          <w:rFonts w:ascii="David" w:hAnsi="David" w:hint="cs"/>
          <w:b/>
          <w:bCs/>
          <w:u w:val="single"/>
          <w:rtl/>
        </w:rPr>
        <w:t xml:space="preserve">המקרקעין... נרכשו במהלך תקופת נישואי בני הזוג</w:t>
      </w:r>
      <w:r>
        <w:rPr>
          <w:rFonts w:ascii="David" w:hAnsi="David" w:hint="cs"/>
          <w:b/>
          <w:bCs/>
          <w:rtl/>
        </w:rPr>
        <w:t xml:space="preserve">... בית הדין... בחן את מלוא התשתית העובדתית... הגיע... לכלל מסקנה... אין להכיר בשיתוף ספציפי... ביקש </w:t>
      </w:r>
      <w:r>
        <w:rPr>
          <w:rFonts w:ascii="David" w:hAnsi="David" w:hint="cs"/>
          <w:b/>
          <w:bCs/>
          <w:u w:val="single"/>
          <w:rtl/>
        </w:rPr>
        <w:t>ליישם</w:t>
      </w:r>
      <w:r>
        <w:rPr>
          <w:rFonts w:ascii="David" w:hAnsi="David" w:hint="cs"/>
          <w:b/>
          <w:bCs/>
          <w:rtl/>
        </w:rPr>
        <w:t xml:space="preserve"> את הוראותיו של חוק יחסי ממון... לסיווגם של 'נכסים חיצוניים'... לבחון...</w:t>
      </w:r>
      <w:r>
        <w:rPr>
          <w:rFonts w:ascii="David" w:hAnsi="David" w:hint="cs"/>
          <w:b/>
          <w:bCs/>
          <w:u w:val="single"/>
          <w:rtl/>
        </w:rPr>
        <w:t xml:space="preserve"> יישום הלכת השיתוף הספציפי</w:t>
      </w:r>
      <w:r>
        <w:rPr>
          <w:rFonts w:ascii="David" w:hAnsi="David" w:hint="cs"/>
          <w:b/>
          <w:bCs/>
          <w:rtl/>
        </w:rPr>
        <w:t>...</w:t>
      </w:r>
      <w:r>
        <w:rPr>
          <w:rFonts w:ascii="David" w:hAnsi="David"/>
          <w:b/>
          <w:bCs/>
          <w:rtl/>
        </w:rPr>
        <w:t xml:space="preserve"> </w:t>
      </w:r>
      <w:r>
        <w:rPr>
          <w:rFonts w:ascii="David" w:hAnsi="David" w:hint="cs"/>
          <w:b/>
          <w:bCs/>
          <w:u w:val="single"/>
          <w:rtl/>
        </w:rPr>
        <w:t>בית משפט זה בשבתו בבימ"ש הגבוה לצדק אינו נוהג לבחון פסקי דין של בתי דין רבניים בכלים של ערכאת ערעור</w:t>
      </w:r>
      <w:r>
        <w:rPr>
          <w:rFonts w:ascii="David" w:hAnsi="David"/>
          <w:b/>
          <w:bCs/>
          <w:u w:val="single"/>
          <w:rtl/>
        </w:rPr>
        <w:t>; וכי ממילא 'השאלה אם קיים שיתוף בנכס מסויים היא שאלה עובדתית תלויית נסיבות אשר ההכרעה בה נתונה לערכאה הדיונית'</w:t>
      </w:r>
      <w:r>
        <w:rPr>
          <w:rFonts w:ascii="David" w:hAnsi="David"/>
          <w:b/>
          <w:bCs/>
          <w:rtl/>
        </w:rPr>
        <w:t>...</w:t>
      </w:r>
      <w:r>
        <w:rPr>
          <w:rFonts w:ascii="David" w:hAnsi="David" w:hint="cs"/>
          <w:b/>
          <w:bCs/>
          <w:rtl/>
        </w:rPr>
        <w:t xml:space="preserve"> לא מצאנו אפוא כי יש מקום להתערבות... לענין </w:t>
      </w:r>
      <w:r>
        <w:rPr>
          <w:rFonts w:ascii="David" w:hAnsi="David" w:hint="cs"/>
          <w:b/>
          <w:bCs/>
          <w:u w:val="single"/>
          <w:rtl/>
        </w:rPr>
        <w:t>יישום</w:t>
      </w:r>
      <w:r>
        <w:rPr>
          <w:rFonts w:ascii="David" w:hAnsi="David" w:hint="cs"/>
          <w:b/>
          <w:bCs/>
          <w:rtl/>
        </w:rPr>
        <w:t xml:space="preserve"> הדין... </w:t>
      </w:r>
      <w:r>
        <w:rPr>
          <w:rFonts w:ascii="David" w:hAnsi="David" w:hint="cs"/>
          <w:b/>
          <w:bCs/>
          <w:u w:val="single"/>
          <w:rtl/>
        </w:rPr>
        <w:t>אף אם נניח שבתי הדין טעו</w:t>
      </w:r>
      <w:r>
        <w:rPr>
          <w:rFonts w:ascii="David" w:hAnsi="David" w:hint="cs"/>
          <w:b/>
          <w:bCs/>
          <w:rtl/>
        </w:rPr>
        <w:t xml:space="preserve"> בהכרעתם..". </w:t>
      </w:r>
      <w:del w:id="90328" w:author="Claude" w:date="2026-10-05T09:00:00Z">
        <w:r>
          <w:rPr>
            <w:rFonts w:ascii="David" w:eastAsia="David" w:hAnsi="David" w:hint="cs"/>
            <w:rtl/>
          </w:rPr>
          <w:delText xml:space="preserve"> </w:delText>
        </w:r>
      </w:del>
      <w:r>
        <w:rPr>
          <w:rFonts w:ascii="David" w:eastAsia="David" w:hAnsi="David" w:hint="cs"/>
          <w:rtl/>
        </w:rPr>
        <w:t xml:space="preserve">בענייננו הדברים אמורים </w:t>
      </w:r>
      <w:r>
        <w:rPr>
          <w:rFonts w:ascii="David" w:eastAsia="David" w:hAnsi="David" w:hint="eastAsia"/>
          <w:b/>
          <w:bCs/>
          <w:rtl/>
        </w:rPr>
        <w:t>בקל</w:t>
      </w:r>
      <w:r>
        <w:rPr>
          <w:rFonts w:ascii="David" w:eastAsia="David" w:hAnsi="David"/>
          <w:b/>
          <w:bCs/>
          <w:rtl/>
        </w:rPr>
        <w:t>-וחומר</w:t>
      </w:r>
      <w:r>
        <w:rPr>
          <w:rFonts w:ascii="David" w:eastAsia="David" w:hAnsi="David" w:hint="cs"/>
          <w:rtl/>
        </w:rPr>
        <w:t xml:space="preserve">, שעה שזכויות הבעל בדירה בקיבוץ </w:t>
      </w:r>
      <w:commentRangeStart w:id="8"/>
      <w:del w:id="90022" w:author="Claude" w:date="2026-10-05T09:00:00Z">
        <w:r>
          <w:rPr>
            <w:rFonts w:ascii="David" w:eastAsia="David" w:hAnsi="David" w:hint="cs"/>
            <w:rtl/>
          </w:rPr>
          <w:delText xml:space="preserve">מקורן מזכויות שהועברו מהוריו ומסבו</w:delText>
        </w:r>
      </w:del>
      <w:ins w:id="90023" w:author="Claude" w:date="2026-10-05T09:00:00Z">
        <w:r>
          <w:rPr>
            <w:rFonts w:ascii="David" w:eastAsia="David" w:hAnsi="David" w:hint="cs"/>
            <w:rtl/>
          </w:rPr>
          <w:t xml:space="preserve">מקורן במעמדו כבן הקיבוץ, בן ונכד למייסדיו</w:t>
        </w:r>
      </w:ins>
      <w:commentRangeEnd w:id="8"/>
      <w:r>
        <w:rPr>
          <w:rStyle w:val="CommentReference"/>
        </w:rPr>
        <w:commentReference w:id="8"/>
      </w:r>
      <w:r>
        <w:rPr>
          <w:rFonts w:ascii="David" w:eastAsia="David" w:hAnsi="David" w:hint="cs"/>
          <w:rtl/>
        </w:rPr>
        <w:t xml:space="preserve">, והן הוענקו לו עוד בשנת 1984, כך שהן קדמו, באופן משמעותי, לנישואיו. </w:t>
      </w:r>
    </w:p>
    <w:p w14:paraId="053D5855" w14:textId="4D3DA27A" w:rsidR="00016E74" w:rsidRDefault="00016E74" w:rsidP="004D7ECF">
      <w:pPr>
        <w:pStyle w:val="2"/>
        <w:keepNext w:val="0"/>
        <w:spacing w:before="0"/>
        <w:rPr>
          <w:rFonts w:eastAsia="David"/>
          <w:rtl/>
        </w:rPr>
      </w:pPr>
      <w:r>
        <w:rPr>
          <w:rFonts w:hint="eastAsia"/>
          <w:rtl/>
        </w:rPr>
        <w:t>בג</w:t>
      </w:r>
      <w:r>
        <w:rPr>
          <w:rtl/>
        </w:rPr>
        <w:t>"צ 287/16</w:t>
      </w:r>
      <w:r>
        <w:rPr>
          <w:rFonts w:hint="cs"/>
          <w:rtl/>
        </w:rPr>
        <w:t xml:space="preserve"> </w:t>
      </w:r>
      <w:r>
        <w:rPr>
          <w:rFonts w:hint="eastAsia"/>
          <w:b/>
          <w:bCs/>
          <w:rtl/>
        </w:rPr>
        <w:t>פלוני</w:t>
      </w:r>
      <w:r>
        <w:rPr>
          <w:b/>
          <w:bCs/>
          <w:rtl/>
        </w:rPr>
        <w:t xml:space="preserve"> נ' ביה"ד הרבני הגדול</w:t>
      </w:r>
      <w:r>
        <w:rPr>
          <w:rFonts w:hint="cs"/>
          <w:rtl/>
        </w:rPr>
        <w:t xml:space="preserve"> (</w:t>
      </w:r>
      <w:del w:id="90115" w:author="Claude" w:date="2026-10-05T09:00:00Z">
        <w:r>
          <w:rPr>
            <w:rFonts w:hint="cs"/>
            <w:rtl/>
          </w:rPr>
          <w:delText xml:space="preserve">פורסם בנבו</w:delText>
        </w:r>
      </w:del>
      <w:ins w:id="90116" w:author="Claude" w:date="2026-10-05T09:00:00Z">
        <w:r>
          <w:rPr>
            <w:rFonts w:hint="cs"/>
            <w:rtl/>
          </w:rPr>
          <w:t xml:space="preserve">נבו</w:t>
        </w:r>
      </w:ins>
      <w:r>
        <w:rPr>
          <w:rFonts w:hint="cs"/>
          <w:rtl/>
        </w:rPr>
        <w:t xml:space="preserve">, 27.3.2016): </w:t>
      </w:r>
    </w:p>
    <w:p w14:paraId="1D725D31" w14:textId="77777777" w:rsidR="00016E74" w:rsidRDefault="00016E74" w:rsidP="004D7ECF">
      <w:pPr>
        <w:keepNext w:val="0"/>
        <w:tabs>
          <w:tab w:val="left" w:pos="424"/>
        </w:tabs>
        <w:ind w:left="707" w:hanging="707"/>
        <w:rPr>
          <w:rFonts w:ascii="David" w:eastAsia="David" w:hAnsi="David"/>
          <w:rtl/>
        </w:rPr>
      </w:pPr>
      <w:r>
        <w:rPr>
          <w:rFonts w:ascii="David" w:eastAsia="David" w:hAnsi="David" w:hint="cs"/>
          <w:rtl/>
        </w:rPr>
        <w:t xml:space="preserve"> </w:t>
      </w:r>
      <w:r>
        <w:rPr>
          <w:rFonts w:ascii="David" w:eastAsia="David" w:hAnsi="David"/>
          <w:rtl/>
        </w:rPr>
        <w:tab/>
        <w:tab/>
      </w:r>
      <w:r>
        <w:rPr>
          <w:rFonts w:ascii="David" w:eastAsia="David" w:hAnsi="David" w:hint="cs"/>
          <w:rtl/>
        </w:rPr>
        <w:t xml:space="preserve">גם בפרשה זו טען הבעל ל"שיתוף ספציפי" </w:t>
      </w:r>
      <w:r>
        <w:rPr>
          <w:rFonts w:ascii="David" w:eastAsia="David" w:hAnsi="David" w:hint="cs"/>
          <w:highlight w:val="yellow"/>
          <w:rtl/>
        </w:rPr>
        <w:t>בבית מגורים</w:t>
      </w:r>
      <w:r>
        <w:rPr>
          <w:rFonts w:ascii="David" w:eastAsia="David" w:hAnsi="David" w:hint="cs"/>
          <w:rtl/>
        </w:rPr>
        <w:t xml:space="preserve">, טען כי </w:t>
      </w:r>
      <w:r>
        <w:rPr>
          <w:rFonts w:ascii="David" w:eastAsia="David" w:hAnsi="David" w:hint="cs"/>
          <w:u w:val="single"/>
          <w:rtl/>
        </w:rPr>
        <w:t>שילם משכנתא</w:t>
      </w:r>
      <w:r>
        <w:rPr>
          <w:rFonts w:ascii="David" w:eastAsia="David" w:hAnsi="David" w:hint="cs"/>
          <w:rtl/>
        </w:rPr>
        <w:t xml:space="preserve"> וכי </w:t>
      </w:r>
      <w:r>
        <w:rPr>
          <w:rFonts w:ascii="David" w:eastAsia="David" w:hAnsi="David" w:hint="cs"/>
          <w:u w:val="single"/>
          <w:rtl/>
        </w:rPr>
        <w:t>רשום כלווה</w:t>
      </w:r>
      <w:r>
        <w:rPr>
          <w:rFonts w:ascii="David" w:eastAsia="David" w:hAnsi="David" w:hint="cs"/>
          <w:rtl/>
        </w:rPr>
        <w:t xml:space="preserve">. האישה טענה כי ההלוואות שולמו מחשבונה (הגם שהיו נשואים). ביה"ד שוכנע כי </w:t>
      </w:r>
      <w:r>
        <w:rPr>
          <w:rFonts w:ascii="David" w:eastAsia="David" w:hAnsi="David" w:hint="cs"/>
          <w:b/>
          <w:bCs/>
          <w:rtl/>
        </w:rPr>
        <w:t>לא הוכחה כוונה לשיתוף</w:t>
      </w:r>
      <w:r>
        <w:rPr>
          <w:rFonts w:ascii="David" w:eastAsia="David" w:hAnsi="David" w:hint="cs"/>
          <w:rtl/>
        </w:rPr>
        <w:t xml:space="preserve">. </w:t>
      </w:r>
      <w:r>
        <w:rPr>
          <w:rFonts w:ascii="David" w:hAnsi="David" w:hint="cs"/>
          <w:rtl/>
        </w:rPr>
        <w:t xml:space="preserve">בית המשפט הנכבד </w:t>
      </w:r>
      <w:commentRangeStart w:id="12"/>
      <w:r>
        <w:rPr>
          <w:rFonts w:ascii="David" w:hAnsi="David" w:hint="cs"/>
          <w:b/>
          <w:bCs/>
          <w:rtl/>
        </w:rPr>
        <w:t>דחה על הסף</w:t>
      </w:r>
      <w:r>
        <w:rPr>
          <w:rFonts w:ascii="David" w:hAnsi="David" w:hint="cs"/>
          <w:rtl/>
        </w:rPr>
        <w:t xml:space="preserve"> את העתירה</w:t>
      </w:r>
      <w:commentRangeEnd w:id="12"/>
      <w:r>
        <w:rPr>
          <w:rStyle w:val="CommentReference"/>
        </w:rPr>
        <w:commentReference w:id="12"/>
      </w:r>
      <w:r>
        <w:rPr>
          <w:rFonts w:ascii="David" w:hAnsi="David" w:hint="cs"/>
          <w:rtl/>
        </w:rPr>
        <w:t xml:space="preserve"> וקבע </w:t>
      </w:r>
      <w:r>
        <w:rPr>
          <w:rFonts w:ascii="David" w:hAnsi="David"/>
          <w:rtl/>
        </w:rPr>
        <w:t>"</w:t>
      </w:r>
      <w:r>
        <w:rPr>
          <w:rFonts w:ascii="David" w:hAnsi="David"/>
          <w:b/>
          <w:bCs/>
          <w:rtl/>
        </w:rPr>
        <w:t>משלא נמצא דופי בהיבט הדיוני</w:t>
      </w:r>
      <w:r>
        <w:rPr>
          <w:rFonts w:ascii="David" w:hAnsi="David" w:hint="cs"/>
          <w:b/>
          <w:bCs/>
          <w:rtl/>
        </w:rPr>
        <w:t xml:space="preserve">... </w:t>
      </w:r>
      <w:r>
        <w:rPr>
          <w:rFonts w:ascii="David" w:hAnsi="David"/>
          <w:b/>
          <w:bCs/>
          <w:rtl/>
        </w:rPr>
        <w:t>ובהתחשב בממצאים העובדתיים שנקבעו, לא נמצא כל פגם גם במסקנתו המשפטית של ביה"ד</w:t>
      </w:r>
      <w:r>
        <w:rPr>
          <w:rFonts w:ascii="David" w:hAnsi="David" w:hint="cs"/>
          <w:rtl/>
        </w:rPr>
        <w:t>...</w:t>
      </w:r>
      <w:r>
        <w:rPr>
          <w:rFonts w:ascii="David" w:hAnsi="David" w:hint="cs"/>
          <w:b/>
          <w:bCs/>
          <w:rtl/>
        </w:rPr>
        <w:t xml:space="preserve"> </w:t>
      </w:r>
      <w:r>
        <w:rPr>
          <w:rFonts w:ascii="David" w:hAnsi="David"/>
          <w:b/>
          <w:bCs/>
          <w:rtl/>
        </w:rPr>
        <w:t xml:space="preserve">ככל שטוען העותר בכל זאת לקיומו של שיתוף בדירה, היה </w:t>
      </w:r>
      <w:r>
        <w:rPr>
          <w:rFonts w:ascii="David" w:hAnsi="David"/>
          <w:b/>
          <w:bCs/>
          <w:u w:val="single"/>
          <w:rtl/>
        </w:rPr>
        <w:t>עליו להביא ראיות מספקות המלמדות על גמירות דעת</w:t>
      </w:r>
      <w:r>
        <w:rPr>
          <w:rFonts w:ascii="David" w:hAnsi="David" w:hint="cs"/>
          <w:b/>
          <w:bCs/>
          <w:rtl/>
        </w:rPr>
        <w:t>...</w:t>
      </w:r>
      <w:r>
        <w:rPr>
          <w:rFonts w:ascii="David" w:hAnsi="David"/>
          <w:b/>
          <w:bCs/>
          <w:rtl/>
        </w:rPr>
        <w:t xml:space="preserve"> לשיתוף</w:t>
      </w:r>
      <w:r>
        <w:rPr>
          <w:rFonts w:ascii="David" w:hAnsi="David" w:hint="cs"/>
          <w:b/>
          <w:bCs/>
          <w:rtl/>
        </w:rPr>
        <w:t xml:space="preserve">... </w:t>
      </w:r>
      <w:r>
        <w:rPr>
          <w:rFonts w:ascii="David" w:hAnsi="David"/>
          <w:b/>
          <w:bCs/>
          <w:u w:val="single"/>
          <w:rtl/>
        </w:rPr>
        <w:t>שאלה זו היא שאלה עובדתית, תלוית נסיבות, ובמסגרתה ניתן להביא ראיות שונות</w:t>
      </w:r>
      <w:r>
        <w:rPr>
          <w:rFonts w:ascii="David" w:hAnsi="David"/>
          <w:b/>
          <w:bCs/>
          <w:rtl/>
        </w:rPr>
        <w:t xml:space="preserve"> אשר יגבשו </w:t>
      </w:r>
      <w:r>
        <w:rPr>
          <w:rFonts w:ascii="David" w:hAnsi="David" w:hint="cs"/>
          <w:b/>
          <w:bCs/>
          <w:rtl/>
        </w:rPr>
        <w:t>'</w:t>
      </w:r>
      <w:r>
        <w:rPr>
          <w:rFonts w:ascii="David" w:hAnsi="David"/>
          <w:b/>
          <w:bCs/>
          <w:rtl/>
        </w:rPr>
        <w:t>דבר מה נוסף</w:t>
      </w:r>
      <w:r>
        <w:rPr>
          <w:rFonts w:ascii="David" w:hAnsi="David" w:hint="cs"/>
          <w:b/>
          <w:bCs/>
          <w:rtl/>
        </w:rPr>
        <w:t>'</w:t>
      </w:r>
      <w:r>
        <w:rPr>
          <w:rFonts w:ascii="David" w:hAnsi="David"/>
          <w:b/>
          <w:bCs/>
          <w:rtl/>
        </w:rPr>
        <w:t xml:space="preserve">, זולת יחסיהם הארוכים של הצדדים, </w:t>
      </w:r>
      <w:r>
        <w:rPr>
          <w:rFonts w:ascii="David" w:hAnsi="David"/>
          <w:b/>
          <w:bCs/>
          <w:u w:val="single"/>
          <w:rtl/>
        </w:rPr>
        <w:t>אשר ילמד על כוונתם ביחס לנכס שלגביו נטען השיתוף</w:t>
      </w:r>
      <w:r>
        <w:rPr>
          <w:rFonts w:ascii="David" w:hAnsi="David"/>
          <w:rtl/>
        </w:rPr>
        <w:t>.</w:t>
      </w:r>
      <w:r>
        <w:rPr>
          <w:rFonts w:ascii="David" w:hAnsi="David" w:hint="cs"/>
          <w:rtl/>
        </w:rPr>
        <w:t>...</w:t>
      </w:r>
      <w:r>
        <w:rPr>
          <w:rFonts w:ascii="David" w:hAnsi="David"/>
          <w:b/>
          <w:bCs/>
          <w:highlight w:val="yellow"/>
          <w:rtl/>
        </w:rPr>
        <w:t>מ</w:t>
      </w:r>
      <w:r>
        <w:rPr>
          <w:rFonts w:ascii="David" w:hAnsi="David"/>
          <w:b/>
          <w:bCs/>
          <w:highlight w:val="yellow"/>
          <w:u w:val="single"/>
          <w:rtl/>
        </w:rPr>
        <w:t>דובר כאמור בשאלה עובדתית תלוי</w:t>
      </w:r>
      <w:r>
        <w:rPr>
          <w:rFonts w:ascii="David" w:hAnsi="David" w:hint="eastAsia"/>
          <w:b/>
          <w:bCs/>
          <w:highlight w:val="yellow"/>
          <w:u w:val="single"/>
          <w:rtl/>
        </w:rPr>
        <w:t>י</w:t>
      </w:r>
      <w:r>
        <w:rPr>
          <w:rFonts w:ascii="David" w:hAnsi="David"/>
          <w:b/>
          <w:bCs/>
          <w:highlight w:val="yellow"/>
          <w:u w:val="single"/>
          <w:rtl/>
        </w:rPr>
        <w:t>ת נסיבות</w:t>
      </w:r>
      <w:r>
        <w:rPr>
          <w:rFonts w:ascii="David" w:hAnsi="David"/>
          <w:b/>
          <w:bCs/>
          <w:highlight w:val="yellow"/>
          <w:rtl/>
        </w:rPr>
        <w:t>...</w:t>
      </w:r>
      <w:r>
        <w:rPr>
          <w:rFonts w:ascii="David" w:hAnsi="David"/>
          <w:b/>
          <w:bCs/>
          <w:highlight w:val="yellow"/>
          <w:u w:val="single"/>
          <w:rtl/>
        </w:rPr>
        <w:t>נתונה לערכאה הדיונית</w:t>
      </w:r>
      <w:r>
        <w:rPr>
          <w:rFonts w:ascii="David" w:hAnsi="David"/>
          <w:b/>
          <w:bCs/>
          <w:highlight w:val="yellow"/>
          <w:rtl/>
        </w:rPr>
        <w:t>..</w:t>
      </w:r>
      <w:r>
        <w:rPr>
          <w:rFonts w:ascii="David" w:hAnsi="David" w:hint="cs"/>
          <w:rtl/>
        </w:rPr>
        <w:t xml:space="preserve"> ". </w:t>
      </w:r>
      <w:r>
        <w:rPr>
          <w:rFonts w:ascii="David" w:hAnsi="David" w:hint="cs"/>
          <w:highlight w:val="yellow"/>
          <w:rtl/>
          <w:rPrChange w:id="90342" w:author="Claude" w:date="2026-10-05T09:00:00Z">
            <w:rPr>
              <w:rFonts w:ascii="David" w:hAnsi="David" w:hint="cs"/>
              <w:rtl/>
            </w:rPr>
          </w:rPrChange>
        </w:rPr>
        <w:t xml:space="preserve">(ראה עוד: </w:t>
      </w:r>
      <w:r>
        <w:rPr>
          <w:rFonts w:ascii="David" w:hAnsi="David" w:hint="cs"/>
          <w:spacing w:val="10"/>
          <w:highlight w:val="yellow"/>
          <w:u w:val="single"/>
          <w:rtl/>
          <w:rPrChange w:id="90343" w:author="Claude" w:date="2026-10-05T09:00:00Z">
            <w:rPr>
              <w:rFonts w:ascii="David" w:hAnsi="David" w:hint="cs"/>
              <w:spacing w:val="10"/>
              <w:u w:val="single"/>
              <w:rtl/>
            </w:rPr>
          </w:rPrChange>
        </w:rPr>
        <w:t>בג"צ 3995/00</w:t>
      </w:r>
      <w:r>
        <w:rPr>
          <w:rFonts w:ascii="David" w:hAnsi="David" w:hint="cs"/>
          <w:spacing w:val="10"/>
          <w:highlight w:val="yellow"/>
          <w:rtl/>
          <w:rPrChange w:id="90344" w:author="Claude" w:date="2026-10-05T09:00:00Z">
            <w:rPr>
              <w:rFonts w:ascii="David" w:hAnsi="David" w:hint="cs"/>
              <w:spacing w:val="10"/>
              <w:rtl/>
            </w:rPr>
          </w:rPrChange>
        </w:rPr>
        <w:t xml:space="preserve">. </w:t>
      </w:r>
      <w:r>
        <w:rPr>
          <w:rFonts w:ascii="David" w:eastAsia="David" w:hAnsi="David" w:hint="eastAsia"/>
          <w:highlight w:val="yellow"/>
          <w:rtl/>
          <w:rPrChange w:id="90345" w:author="Claude" w:date="2026-10-05T09:00:00Z">
            <w:rPr>
              <w:rFonts w:ascii="David" w:eastAsia="David" w:hAnsi="David" w:hint="eastAsia"/>
              <w:highlight w:val="yellow"/>
              <w:rtl/>
            </w:rPr>
          </w:rPrChange>
        </w:rPr>
        <w:t>להוסיף</w:t>
      </w:r>
      <w:r>
        <w:rPr>
          <w:rFonts w:ascii="David" w:eastAsia="David" w:hAnsi="David"/>
          <w:highlight w:val="yellow"/>
          <w:rtl/>
          <w:rPrChange w:id="90346" w:author="Claude" w:date="2026-10-05T09:00:00Z">
            <w:rPr>
              <w:rFonts w:ascii="David" w:eastAsia="David" w:hAnsi="David"/>
              <w:highlight w:val="yellow"/>
              <w:rtl/>
            </w:rPr>
          </w:rPrChange>
        </w:rPr>
        <w:t xml:space="preserve"> הפניה)</w:t>
      </w:r>
      <w:r>
        <w:rPr>
          <w:rFonts w:ascii="David" w:eastAsia="David" w:hAnsi="David"/>
          <w:highlight w:val="yellow"/>
          <w:rtl/>
        </w:rPr>
        <w:t xml:space="preserve">.</w:t>
      </w:r>
    </w:p>
    <w:p w14:paraId="476DF000" w14:textId="3F7EEBCD" w:rsidR="00016E74" w:rsidRDefault="00016E74" w:rsidP="004D7ECF">
      <w:pPr>
        <w:pStyle w:val="2"/>
        <w:keepNext w:val="0"/>
        <w:spacing w:before="0"/>
        <w:rPr>
          <w:rFonts w:eastAsia="David"/>
          <w:rtl/>
        </w:rPr>
      </w:pPr>
      <w:r>
        <w:rPr>
          <w:rFonts w:hint="eastAsia"/>
          <w:rtl/>
        </w:rPr>
        <w:t>בג</w:t>
      </w:r>
      <w:r>
        <w:rPr>
          <w:rtl/>
        </w:rPr>
        <w:t>"צ 1727/07</w:t>
      </w:r>
      <w:r>
        <w:rPr>
          <w:rFonts w:hint="cs"/>
          <w:rtl/>
        </w:rPr>
        <w:t xml:space="preserve"> </w:t>
      </w:r>
      <w:r>
        <w:rPr>
          <w:rFonts w:hint="eastAsia"/>
          <w:b/>
          <w:bCs/>
          <w:rtl/>
        </w:rPr>
        <w:t>פלונית</w:t>
      </w:r>
      <w:r>
        <w:rPr>
          <w:b/>
          <w:bCs/>
          <w:rtl/>
        </w:rPr>
        <w:t xml:space="preserve"> נ' ביה"ד הרבני הגדול</w:t>
      </w:r>
      <w:r>
        <w:rPr>
          <w:rFonts w:hint="cs"/>
          <w:rtl/>
        </w:rPr>
        <w:t xml:space="preserve"> (</w:t>
      </w:r>
      <w:del w:id="90117" w:author="Claude" w:date="2026-10-05T09:00:00Z">
        <w:r>
          <w:rPr>
            <w:rFonts w:hint="cs"/>
            <w:rtl/>
          </w:rPr>
          <w:delText xml:space="preserve">פורסם בנבו</w:delText>
        </w:r>
      </w:del>
      <w:ins w:id="90118" w:author="Claude" w:date="2026-10-05T09:00:00Z">
        <w:r>
          <w:rPr>
            <w:rFonts w:hint="cs"/>
            <w:rtl/>
          </w:rPr>
          <w:t xml:space="preserve">נבו</w:t>
        </w:r>
      </w:ins>
      <w:r>
        <w:rPr>
          <w:rFonts w:hint="cs"/>
          <w:rtl/>
        </w:rPr>
        <w:t xml:space="preserve">, </w:t>
      </w:r>
      <w:r>
        <w:rPr>
          <w:highlight w:val="yellow"/>
          <w:rtl/>
          <w:rPrChange w:id="90347" w:author="Claude" w:date="2026-10-05T09:00:00Z">
            <w:rPr>
              <w:highlight w:val="yellow"/>
              <w:rtl/>
            </w:rPr>
          </w:rPrChange>
        </w:rPr>
        <w:t>__</w:t>
      </w:r>
      <w:r>
        <w:rPr>
          <w:rFonts w:hint="cs"/>
          <w:rtl/>
        </w:rPr>
        <w:t xml:space="preserve"> ):</w:t>
      </w:r>
      <w:r>
        <w:rPr>
          <w:rFonts w:eastAsia="David" w:hint="cs"/>
          <w:rtl/>
        </w:rPr>
        <w:t xml:space="preserve"> </w:t>
      </w:r>
    </w:p>
    <w:p w14:paraId="7DC9322B" w14:textId="77777777" w:rsidR="000F4F30" w:rsidRDefault="00016E74" w:rsidP="004D7ECF">
      <w:pPr>
        <w:keepNext w:val="0"/>
        <w:tabs>
          <w:tab w:val="left" w:pos="424"/>
        </w:tabs>
        <w:ind w:left="707" w:hanging="707"/>
        <w:rPr>
          <w:rFonts w:ascii="David" w:eastAsia="David" w:hAnsi="David"/>
          <w:rtl/>
        </w:rPr>
      </w:pPr>
      <w:r>
        <w:rPr>
          <w:rFonts w:ascii="David" w:eastAsia="David" w:hAnsi="David"/>
          <w:rtl/>
        </w:rPr>
        <w:tab/>
        <w:tab/>
      </w:r>
      <w:r>
        <w:rPr>
          <w:rFonts w:ascii="David" w:eastAsia="David" w:hAnsi="David" w:hint="cs"/>
          <w:rtl/>
        </w:rPr>
        <w:t xml:space="preserve">בפרשה זו נדונה עתירת האישה לשיתוף בזכויות </w:t>
      </w:r>
      <w:r>
        <w:rPr>
          <w:rFonts w:ascii="David" w:eastAsia="David" w:hAnsi="David" w:hint="cs"/>
          <w:b/>
          <w:bCs/>
          <w:rtl/>
        </w:rPr>
        <w:t>בדירת המגורים</w:t>
      </w:r>
      <w:r>
        <w:rPr>
          <w:rFonts w:ascii="David" w:eastAsia="David" w:hAnsi="David" w:hint="cs"/>
          <w:rtl/>
        </w:rPr>
        <w:t xml:space="preserve"> שהיתה רשומה ע"ש הבעל. הצדדים התגוררו בדירה </w:t>
      </w:r>
      <w:del w:id="90266" w:author="Claude" w:date="2026-10-05T09:00:00Z">
        <w:r>
          <w:rPr>
            <w:rFonts w:ascii="David" w:eastAsia="David" w:hAnsi="David" w:hint="cs"/>
            <w:b/>
            <w:bCs/>
            <w:rtl/>
          </w:rPr>
          <w:delText>30 שנה</w:delText>
        </w:r>
      </w:del>
      <w:ins w:id="90267" w:author="Claude" w:date="2026-10-05T09:00:00Z">
        <w:r>
          <w:rPr>
            <w:rFonts w:ascii="David" w:eastAsia="David" w:hAnsi="David" w:hint="cs"/>
            <w:b/>
            <w:bCs/>
            <w:rtl/>
          </w:rPr>
          <w:t xml:space="preserve">שלושים שנה</w:t>
        </w:r>
      </w:ins>
      <w:r>
        <w:rPr>
          <w:rFonts w:ascii="David" w:eastAsia="David" w:hAnsi="David" w:hint="cs"/>
          <w:rtl/>
        </w:rPr>
        <w:t xml:space="preserve">, הדירה נרכשה </w:t>
      </w:r>
      <w:del w:id="90268" w:author="Claude" w:date="2026-10-05T09:00:00Z">
        <w:r>
          <w:rPr>
            <w:rFonts w:ascii="David" w:eastAsia="David" w:hAnsi="David" w:hint="cs"/>
            <w:rtl/>
          </w:rPr>
          <w:delText xml:space="preserve">3 חודשים</w:delText>
        </w:r>
      </w:del>
      <w:ins w:id="90269" w:author="Claude" w:date="2026-10-05T09:00:00Z">
        <w:r>
          <w:rPr>
            <w:rFonts w:ascii="David" w:eastAsia="David" w:hAnsi="David" w:hint="cs"/>
            <w:rtl/>
          </w:rPr>
          <w:t xml:space="preserve">שלושה חודשים</w:t>
        </w:r>
      </w:ins>
      <w:r>
        <w:rPr>
          <w:rFonts w:ascii="David" w:eastAsia="David" w:hAnsi="David" w:hint="cs"/>
          <w:rtl/>
        </w:rPr>
        <w:t xml:space="preserve"> לפני הנישואין ומומנה ברובה ע"י אם הבעל ובחלקה </w:t>
      </w:r>
      <w:r>
        <w:rPr>
          <w:rFonts w:ascii="David" w:eastAsia="David" w:hAnsi="David" w:hint="cs"/>
          <w:u w:val="single"/>
          <w:rtl/>
        </w:rPr>
        <w:t>בכספים משותפים</w:t>
      </w:r>
      <w:r>
        <w:rPr>
          <w:rFonts w:ascii="David" w:eastAsia="David" w:hAnsi="David" w:hint="cs"/>
          <w:rtl/>
        </w:rPr>
        <w:t xml:space="preserve">. ביה"ד קבע כי לא הוכחה כוונת שיתוף והאישה עתרה לבג"צ, שם נקבע </w:t>
      </w:r>
      <w:r>
        <w:rPr>
          <w:rFonts w:ascii="David" w:eastAsia="David" w:hAnsi="David"/>
          <w:rtl/>
        </w:rPr>
        <w:t>"</w:t>
      </w:r>
      <w:r>
        <w:rPr>
          <w:rFonts w:ascii="David" w:eastAsia="David" w:hAnsi="David"/>
          <w:b/>
          <w:bCs/>
          <w:rtl/>
        </w:rPr>
        <w:t xml:space="preserve">לא די בעצם קיומם של חיי נישואין משותפים, אף שהיו ממושכים, כדי </w:t>
      </w:r>
      <w:r>
        <w:rPr>
          <w:rFonts w:ascii="David" w:eastAsia="David" w:hAnsi="David" w:hint="cs"/>
          <w:b/>
          <w:bCs/>
          <w:rtl/>
        </w:rPr>
        <w:t>ל</w:t>
      </w:r>
      <w:r>
        <w:rPr>
          <w:rFonts w:ascii="David" w:eastAsia="David" w:hAnsi="David"/>
          <w:b/>
          <w:bCs/>
          <w:rtl/>
        </w:rPr>
        <w:t xml:space="preserve">קבוע שיתוף בדירת מגורים מכוח דין כללי... על מנת שתוקננה זכויות בדירת מגורים הרשומה על שם בן הזוג האחד לבן הזוג השני, על האחרון </w:t>
      </w:r>
      <w:r>
        <w:rPr>
          <w:rFonts w:ascii="David" w:eastAsia="David" w:hAnsi="David"/>
          <w:b/>
          <w:bCs/>
          <w:u w:val="single"/>
          <w:rtl/>
        </w:rPr>
        <w:t>להראות נסיבות עובדתיות</w:t>
      </w:r>
      <w:r>
        <w:rPr>
          <w:rFonts w:ascii="David" w:eastAsia="David" w:hAnsi="David"/>
          <w:b/>
          <w:bCs/>
          <w:rtl/>
        </w:rPr>
        <w:t xml:space="preserve"> בנוסף לעצם קיום הנישואין מהן ניתן להסיק -מכוח הדין הכללי- הקניית זכויות בדירת המגורים</w:t>
      </w:r>
      <w:r>
        <w:rPr>
          <w:rFonts w:ascii="David" w:eastAsia="David" w:hAnsi="David"/>
          <w:rtl/>
        </w:rPr>
        <w:t>"</w:t>
      </w:r>
      <w:r>
        <w:rPr>
          <w:rFonts w:ascii="David" w:eastAsia="David" w:hAnsi="David" w:hint="cs"/>
          <w:rtl/>
        </w:rPr>
        <w:t>; "</w:t>
      </w:r>
      <w:r>
        <w:rPr>
          <w:rFonts w:ascii="David" w:eastAsia="David" w:hAnsi="David" w:hint="cs"/>
          <w:b/>
          <w:bCs/>
          <w:u w:val="single"/>
          <w:rtl/>
        </w:rPr>
        <w:t xml:space="preserve">פסק הדין נשוא העתירה ניתן בהסתמך על חומר ראייתי הקיים בתיק</w:t>
      </w:r>
      <w:r>
        <w:rPr>
          <w:rFonts w:ascii="David" w:eastAsia="David" w:hAnsi="David" w:hint="cs"/>
          <w:b/>
          <w:bCs/>
          <w:rtl/>
        </w:rPr>
        <w:t xml:space="preserve"> </w:t>
      </w:r>
      <w:r>
        <w:rPr>
          <w:rFonts w:ascii="David" w:eastAsia="David" w:hAnsi="David" w:hint="cs"/>
          <w:b/>
          <w:bCs/>
          <w:u w:val="single"/>
          <w:rtl/>
        </w:rPr>
        <w:t>ולאחר שניתנה לצדדים אפשרות לטעון את טענותיהם ובנסיבות אלה לא נמצאה לנו כל עילה להתערבות מצידנו</w:t>
      </w:r>
      <w:r>
        <w:rPr>
          <w:rFonts w:ascii="David" w:eastAsia="David" w:hAnsi="David" w:hint="cs"/>
          <w:rtl/>
        </w:rPr>
        <w:t>".</w:t>
      </w:r>
    </w:p>
    <w:p w14:paraId="2B6FBB87" w14:textId="77777777" w:rsidR="00EA5068" w:rsidRDefault="00EA5068" w:rsidP="004D7ECF">
      <w:pPr>
        <w:keepNext w:val="0"/>
        <w:tabs>
          <w:tab w:val="left" w:pos="424"/>
        </w:tabs>
        <w:ind w:left="707" w:hanging="707"/>
        <w:rPr>
          <w:rFonts w:ascii="David" w:eastAsia="David" w:hAnsi="David"/>
          <w:rtl/>
        </w:rPr>
      </w:pPr>
    </w:p>
    <w:p w14:paraId="1A0CDCF3" w14:textId="61636905" w:rsidR="003879F5" w:rsidRDefault="007B4560" w:rsidP="004D7ECF">
      <w:pPr>
        <w:keepNext w:val="0"/>
        <w:tabs>
          <w:tab w:val="left" w:pos="-1"/>
        </w:tabs>
        <w:ind w:left="424" w:hanging="424"/>
        <w:rPr>
          <w:b/>
          <w:bCs/>
          <w:rtl/>
        </w:rPr>
      </w:pPr>
      <w:del w:id="90062" w:author="Claude" w:date="2026-10-05T09:00:00Z">
        <w:r>
          <w:rPr>
            <w:rFonts w:ascii="David" w:eastAsia="David" w:hAnsi="David" w:hint="cs"/>
            <w:rtl/>
          </w:rPr>
          <w:delText>10.</w:delText>
        </w:r>
      </w:del>
      <w:ins w:id="90063" w:author="Claude" w:date="2026-10-05T09:00:00Z">
        <w:r>
          <w:rPr>
            <w:rFonts w:ascii="David" w:eastAsia="David" w:hAnsi="David" w:hint="cs"/>
            <w:rtl/>
          </w:rPr>
          <w:t xml:space="preserve">20.</w:t>
        </w:r>
      </w:ins>
      <w:r>
        <w:rPr>
          <w:rFonts w:ascii="David" w:eastAsia="David" w:hAnsi="David"/>
          <w:rtl/>
        </w:rPr>
        <w:tab/>
      </w:r>
      <w:del w:id="90276" w:author="Claude" w:date="2026-10-05T09:00:00Z">
        <w:r>
          <w:rPr>
            <w:rFonts w:hint="eastAsia"/>
            <w:rtl/>
          </w:rPr>
          <w:delText>ודוק</w:delText>
        </w:r>
      </w:del>
      <w:del w:id="90277" w:author="Claude" w:date="2026-10-05T09:00:00Z">
        <w:r>
          <w:rPr>
            <w:rtl/>
          </w:rPr>
          <w:delText>, לא</w:delText>
        </w:r>
      </w:del>
      <w:del w:id="90278" w:author="Claude" w:date="2026-10-05T09:00:00Z">
        <w:r>
          <w:rPr>
            <w:rFonts w:hint="cs"/>
            <w:rtl/>
          </w:rPr>
          <w:delText xml:space="preserve"> למותר לציין, בהקשר זה,</w:delText>
        </w:r>
      </w:del>
      <w:ins w:id="90279" w:author="Claude" w:date="2026-10-05T09:00:00Z">
        <w:r>
          <w:rPr>
            <w:rFonts w:hint="eastAsia"/>
            <w:rtl/>
          </w:rPr>
          <w:t xml:space="preserve">לא למותר לציין בהקשר זה</w:t>
        </w:r>
      </w:ins>
      <w:r>
        <w:rPr>
          <w:rFonts w:hint="cs"/>
          <w:rtl/>
        </w:rPr>
        <w:t xml:space="preserve"> כי אף בית המשפט הנכבד, </w:t>
      </w:r>
      <w:r>
        <w:rPr>
          <w:rFonts w:hint="cs"/>
          <w:u w:val="single"/>
          <w:rtl/>
        </w:rPr>
        <w:t xml:space="preserve">ביושבו כערכאת ערעור </w:t>
      </w:r>
      <w:del w:id="90270" w:author="Claude" w:date="2026-10-05T09:00:00Z">
        <w:r>
          <w:rPr>
            <w:rFonts w:hint="cs"/>
            <w:u w:val="single"/>
            <w:rtl/>
          </w:rPr>
          <w:delText xml:space="preserve">שניה</w:delText>
        </w:r>
      </w:del>
      <w:ins w:id="90271" w:author="Claude" w:date="2026-10-05T09:00:00Z">
        <w:r>
          <w:rPr>
            <w:rFonts w:hint="cs"/>
            <w:u w:val="single"/>
            <w:rtl/>
          </w:rPr>
          <w:t xml:space="preserve">שנייה</w:t>
        </w:r>
      </w:ins>
      <w:r>
        <w:rPr>
          <w:rFonts w:hint="cs"/>
          <w:rtl/>
        </w:rPr>
        <w:t xml:space="preserve"> (מה שאין כן בענייננו, ולכן הדברים יפים בקל-וחומר), בתיקים המסורים לסמכות בית המשפט </w:t>
      </w:r>
      <w:r>
        <w:rPr>
          <w:rFonts w:hint="cs"/>
          <w:b/>
          <w:bCs/>
          <w:rtl/>
        </w:rPr>
        <w:t>האזרחי</w:t>
      </w:r>
      <w:r>
        <w:rPr>
          <w:rFonts w:hint="cs"/>
          <w:rtl/>
        </w:rPr>
        <w:t xml:space="preserve">, קובע לא פעם כי </w:t>
      </w:r>
      <w:r>
        <w:rPr>
          <w:rFonts w:hint="cs"/>
          <w:b/>
          <w:bCs/>
          <w:rtl/>
        </w:rPr>
        <w:t xml:space="preserve">שאלת "יישום" טענות לשיתוף </w:t>
      </w:r>
      <w:del w:id="90280" w:author="Claude" w:date="2026-10-05T09:00:00Z">
        <w:r>
          <w:rPr>
            <w:rFonts w:hint="cs"/>
            <w:b/>
            <w:bCs/>
            <w:rtl/>
          </w:rPr>
          <w:delText xml:space="preserve">-</w:delText>
        </w:r>
      </w:del>
      <w:del w:id="90281" w:author="Claude" w:date="2026-10-05T09:00:00Z">
        <w:r>
          <w:rPr>
            <w:rFonts w:hint="cs"/>
            <w:b/>
            <w:bCs/>
            <w:u w:val="single"/>
            <w:rtl/>
          </w:rPr>
          <w:delText xml:space="preserve">אינה</w:delText>
        </w:r>
      </w:del>
      <w:ins w:id="90282" w:author="Claude" w:date="2026-10-05T09:00:00Z">
        <w:r>
          <w:rPr>
            <w:rFonts w:hint="cs"/>
            <w:b/>
            <w:bCs/>
            <w:rtl/>
          </w:rPr>
          <w:t xml:space="preserve">– אינה</w:t>
        </w:r>
      </w:ins>
      <w:r>
        <w:rPr>
          <w:rFonts w:hint="cs"/>
          <w:b/>
          <w:bCs/>
          <w:u w:val="single"/>
          <w:rtl/>
        </w:rPr>
        <w:t xml:space="preserve"> מצדיקה</w:t>
      </w:r>
      <w:r>
        <w:rPr>
          <w:rFonts w:hint="cs"/>
          <w:b/>
          <w:bCs/>
          <w:rtl/>
        </w:rPr>
        <w:t xml:space="preserve"> התערבות ב"גלגול שלישי</w:t>
      </w:r>
      <w:r>
        <w:rPr>
          <w:rFonts w:hint="cs"/>
          <w:rtl/>
        </w:rPr>
        <w:t xml:space="preserve">". </w:t>
      </w:r>
      <w:del w:id="90272" w:author="Claude" w:date="2026-10-05T09:00:00Z">
        <w:r>
          <w:rPr>
            <w:rFonts w:hint="cs"/>
            <w:rtl/>
          </w:rPr>
          <w:delText xml:space="preserve">ראה לדוגמא</w:delText>
        </w:r>
      </w:del>
      <w:ins w:id="90273" w:author="Claude" w:date="2026-10-05T09:00:00Z">
        <w:r>
          <w:rPr>
            <w:rFonts w:hint="cs"/>
            <w:rtl/>
          </w:rPr>
          <w:t xml:space="preserve">ראו לדוגמה</w:t>
        </w:r>
      </w:ins>
      <w:r>
        <w:rPr>
          <w:rFonts w:hint="cs"/>
          <w:rtl/>
        </w:rPr>
        <w:t xml:space="preserve"> </w:t>
      </w:r>
      <w:r>
        <w:rPr>
          <w:rFonts w:hint="cs"/>
          <w:u w:val="double"/>
          <w:rtl/>
        </w:rPr>
        <w:t>בע"מ 9884/16</w:t>
      </w:r>
      <w:r>
        <w:rPr>
          <w:rFonts w:hint="cs"/>
          <w:rtl/>
        </w:rPr>
        <w:t xml:space="preserve"> </w:t>
      </w:r>
      <w:r>
        <w:rPr>
          <w:highlight w:val="yellow"/>
          <w:rtl/>
          <w:rPrChange w:id="90348" w:author="Claude" w:date="2026-10-05T09:00:00Z">
            <w:rPr>
              <w:highlight w:val="yellow"/>
              <w:rtl/>
            </w:rPr>
          </w:rPrChange>
        </w:rPr>
        <w:t>(הפניה מלאה)</w:t>
      </w:r>
      <w:r>
        <w:rPr>
          <w:rFonts w:hint="cs"/>
          <w:rtl/>
        </w:rPr>
        <w:t xml:space="preserve"> - שם נדחה ערעור על היעדר קביעת שיתוף ספציפי בזכויות במקרקעין אותן רכש הבעל </w:t>
      </w:r>
      <w:r>
        <w:rPr>
          <w:rFonts w:hint="cs"/>
          <w:b/>
          <w:bCs/>
          <w:rtl/>
        </w:rPr>
        <w:t>במהלך הנישואין ופירותיהם עורבבו</w:t>
      </w:r>
      <w:r>
        <w:rPr>
          <w:rFonts w:hint="cs"/>
          <w:rtl/>
        </w:rPr>
        <w:t xml:space="preserve"> בחשבון עם כספיו מהעבודה; </w:t>
      </w:r>
      <w:r>
        <w:rPr>
          <w:rFonts w:hint="cs"/>
          <w:u w:val="double"/>
          <w:rtl/>
        </w:rPr>
        <w:t>בע"מ 3462/23</w:t>
      </w:r>
      <w:r>
        <w:rPr>
          <w:rFonts w:hint="cs"/>
          <w:highlight w:val="yellow"/>
          <w:rtl/>
        </w:rPr>
        <w:t xml:space="preserve"> </w:t>
      </w:r>
      <w:r>
        <w:rPr>
          <w:rFonts w:hint="cs"/>
          <w:highlight w:val="yellow"/>
          <w:rtl/>
          <w:rPrChange w:id="90349" w:author="Claude" w:date="2026-10-05T09:00:00Z">
            <w:rPr>
              <w:rFonts w:hint="cs"/>
              <w:highlight w:val="yellow"/>
              <w:rtl/>
            </w:rPr>
          </w:rPrChange>
        </w:rPr>
        <w:t xml:space="preserve">(הפניה מלאה)</w:t>
      </w:r>
      <w:r>
        <w:rPr>
          <w:rFonts w:hint="cs"/>
          <w:rtl/>
        </w:rPr>
        <w:t xml:space="preserve"> - הדן בטענה לשיתוף ספציפי ונקבע כי </w:t>
      </w:r>
      <w:r>
        <w:rPr>
          <w:rFonts w:hint="cs"/>
          <w:b/>
          <w:bCs/>
          <w:rtl/>
        </w:rPr>
        <w:t>אין עילה להתערבות</w:t>
      </w:r>
      <w:r>
        <w:rPr>
          <w:rFonts w:hint="cs"/>
          <w:rtl/>
        </w:rPr>
        <w:t xml:space="preserve"> של ערכאת ערעור בממצאי עובדה </w:t>
      </w:r>
      <w:del w:id="90274" w:author="Claude" w:date="2026-10-05T09:00:00Z">
        <w:r>
          <w:rPr>
            <w:rFonts w:hint="cs"/>
            <w:rtl/>
          </w:rPr>
          <w:delText xml:space="preserve">אם נכס משותף/ לאו</w:delText>
        </w:r>
      </w:del>
      <w:ins w:id="90275" w:author="Claude" w:date="2026-10-05T09:00:00Z">
        <w:r>
          <w:rPr>
            <w:rFonts w:hint="cs"/>
            <w:rtl/>
          </w:rPr>
          <w:t xml:space="preserve">אם נכס הוא משותף אם לאו</w:t>
        </w:r>
      </w:ins>
      <w:r>
        <w:rPr>
          <w:rFonts w:hint="cs"/>
          <w:rtl/>
        </w:rPr>
        <w:t xml:space="preserve">; </w:t>
      </w:r>
      <w:r>
        <w:rPr>
          <w:rFonts w:hint="cs"/>
          <w:u w:val="double"/>
          <w:rtl/>
        </w:rPr>
        <w:t>בע"מ 1059/17</w:t>
      </w:r>
      <w:r>
        <w:rPr>
          <w:rFonts w:hint="cs"/>
          <w:highlight w:val="yellow"/>
          <w:rtl/>
        </w:rPr>
        <w:t xml:space="preserve"> </w:t>
      </w:r>
      <w:r>
        <w:rPr>
          <w:rFonts w:hint="cs"/>
          <w:highlight w:val="yellow"/>
          <w:rtl/>
          <w:rPrChange w:id="90350" w:author="Claude" w:date="2026-10-05T09:00:00Z">
            <w:rPr>
              <w:rFonts w:hint="cs"/>
              <w:highlight w:val="yellow"/>
              <w:rtl/>
            </w:rPr>
          </w:rPrChange>
        </w:rPr>
        <w:t xml:space="preserve">(הפניה מלאה)</w:t>
      </w:r>
      <w:r>
        <w:rPr>
          <w:rFonts w:hint="cs"/>
          <w:rtl/>
        </w:rPr>
        <w:t xml:space="preserve"> - שם </w:t>
      </w:r>
      <w:r>
        <w:rPr>
          <w:rFonts w:hint="cs"/>
          <w:b/>
          <w:bCs/>
          <w:rtl/>
        </w:rPr>
        <w:t xml:space="preserve">סירב בית המשפט הנכבד לדון מחדש</w:t>
      </w:r>
      <w:r>
        <w:rPr>
          <w:rFonts w:hint="cs"/>
          <w:rtl/>
        </w:rPr>
        <w:t xml:space="preserve"> בשאלת "דבר מה נוסף" וקבע כי לגבי דוקטרינת השיתוף הספציפי </w:t>
      </w:r>
      <w:del w:id="90028" w:author="Claude" w:date="2026-10-05T09:00:00Z">
        <w:r>
          <w:rPr>
            <w:rFonts w:hint="cs"/>
            <w:rtl/>
          </w:rPr>
          <w:delText xml:space="preserve">(אשר ממילא יש קולות שונים לגביה גם בפסיקת בית המשפט הנכבד) </w:delText>
        </w:r>
      </w:del>
      <w:r>
        <w:rPr>
          <w:rtl/>
        </w:rPr>
        <w:t>"</w:t>
      </w:r>
      <w:r>
        <w:rPr>
          <w:b/>
          <w:bCs/>
          <w:u w:val="single"/>
          <w:rtl/>
        </w:rPr>
        <w:t>אכן, 'גבולות הגזרה' אינם חדים, אך כך מטבע הדברים</w:t>
      </w:r>
      <w:r>
        <w:rPr>
          <w:rtl/>
        </w:rPr>
        <w:t>".</w:t>
      </w:r>
      <w:r>
        <w:rPr>
          <w:rFonts w:hint="cs"/>
          <w:b/>
          <w:bCs/>
          <w:rtl/>
        </w:rPr>
        <w:t xml:space="preserve"> </w:t>
      </w:r>
    </w:p>
    <w:p w14:paraId="17FAC403" w14:textId="766A6B5C" w:rsidR="00016E74" w:rsidRPr="003879F5" w:rsidRDefault="003879F5" w:rsidP="004D7ECF">
      <w:pPr>
        <w:keepNext w:val="0"/>
        <w:tabs>
          <w:tab w:val="left" w:pos="-1"/>
        </w:tabs>
        <w:ind w:left="424" w:hanging="424"/>
        <w:rPr>
          <w:rFonts w:ascii="David" w:eastAsia="David" w:hAnsi="David"/>
          <w:rtl/>
        </w:rPr>
      </w:pPr>
      <w:r>
        <w:rPr>
          <w:rtl/>
        </w:rPr>
        <w:tab/>
      </w:r>
      <w:commentRangeStart w:id="14"/>
      <w:r>
        <w:rPr>
          <w:rFonts w:hint="cs"/>
          <w:b/>
          <w:bCs/>
          <w:rtl/>
        </w:rPr>
        <w:t xml:space="preserve">לפיכך ולאור כל האמור, דין העתירה להידחות על הסף</w:t>
      </w:r>
      <w:commentRangeEnd w:id="14"/>
      <w:r>
        <w:rPr>
          <w:rStyle w:val="CommentReference"/>
        </w:rPr>
        <w:commentReference w:id="14"/>
      </w:r>
      <w:r>
        <w:rPr>
          <w:rFonts w:hint="cs"/>
          <w:b/>
          <w:bCs/>
          <w:rtl/>
        </w:rPr>
        <w:t xml:space="preserve"> ולחלופין - לגופה, תוך פסיקת הוצאות כדין</w:t>
      </w:r>
      <w:r>
        <w:rPr>
          <w:rFonts w:hint="cs"/>
          <w:rtl/>
        </w:rPr>
        <w:t>.</w:t>
      </w:r>
    </w:p>
    <w:p w14:paraId="4C9BC5D4" w14:textId="77777777" w:rsidR="002C1D80" w:rsidRDefault="002C1D80" w:rsidP="004D7ECF">
      <w:pPr>
        <w:keepNext w:val="0"/>
        <w:rPr>
          <w:rFonts w:ascii="David" w:eastAsia="David" w:hAnsi="David"/>
          <w:b/>
          <w:bCs/>
          <w:u w:val="double"/>
          <w:shd w:val="clear" w:color="auto" w:fill="D9D9D9" w:themeFill="background1" w:themeFillShade="D9"/>
          <w:rtl/>
        </w:rPr>
      </w:pPr>
    </w:p>
    <w:p w14:paraId="7C591EB8" w14:textId="1A23A583" w:rsidR="001E7135" w:rsidRDefault="005B62B4" w:rsidP="004D7ECF">
      <w:pPr>
        <w:keepNext w:val="0"/>
        <w:rPr>
          <w:rFonts w:ascii="David" w:eastAsia="David" w:hAnsi="David"/>
          <w:u w:val="double"/>
          <w:shd w:val="clear" w:color="auto" w:fill="D9D9D9" w:themeFill="background1" w:themeFillShade="D9"/>
          <w:rtl/>
        </w:rPr>
      </w:pPr>
      <w:r>
        <w:rPr>
          <w:rFonts w:ascii="David" w:eastAsia="David" w:hAnsi="David" w:hint="cs"/>
          <w:b/>
          <w:bCs/>
          <w:u w:val="double"/>
          <w:shd w:val="clear" w:color="auto" w:fill="D9D9D9" w:themeFill="background1" w:themeFillShade="D9"/>
          <w:rtl/>
        </w:rPr>
        <w:t>ה</w:t>
      </w:r>
      <w:r>
        <w:rPr>
          <w:rFonts w:ascii="David" w:eastAsia="David" w:hAnsi="David" w:hint="cs"/>
          <w:b/>
          <w:bCs/>
          <w:sz w:val="28"/>
          <w:szCs w:val="28"/>
          <w:u w:val="double"/>
          <w:shd w:val="clear" w:color="auto" w:fill="D9D9D9" w:themeFill="background1" w:themeFillShade="D9"/>
          <w:rtl/>
        </w:rPr>
        <w:t xml:space="preserve">. </w:t>
      </w:r>
      <w:r>
        <w:rPr>
          <w:rFonts w:ascii="David" w:eastAsia="David" w:hAnsi="David" w:hint="cs"/>
          <w:u w:val="double"/>
          <w:shd w:val="clear" w:color="auto" w:fill="D9D9D9" w:themeFill="background1" w:themeFillShade="D9"/>
          <w:rtl/>
        </w:rPr>
        <w:t xml:space="preserve">למעלה מן הנדרש - פסקי הדין של בתי הדין הרבניים בענייננו הינם </w:t>
      </w:r>
      <w:r>
        <w:rPr>
          <w:rFonts w:ascii="David" w:eastAsia="David" w:hAnsi="David" w:hint="cs"/>
          <w:b/>
          <w:bCs/>
          <w:u w:val="double"/>
          <w:shd w:val="clear" w:color="auto" w:fill="D9D9D9" w:themeFill="background1" w:themeFillShade="D9"/>
          <w:rtl/>
        </w:rPr>
        <w:t>מאוזנים</w:t>
      </w:r>
      <w:r>
        <w:rPr>
          <w:rFonts w:ascii="David" w:eastAsia="David" w:hAnsi="David" w:hint="cs"/>
          <w:u w:val="double"/>
          <w:shd w:val="clear" w:color="auto" w:fill="D9D9D9" w:themeFill="background1" w:themeFillShade="D9"/>
          <w:rtl/>
        </w:rPr>
        <w:t xml:space="preserve"> </w:t>
      </w:r>
    </w:p>
    <w:p w14:paraId="5F0F2C27" w14:textId="43610712" w:rsidR="00016E74" w:rsidRDefault="00016E74" w:rsidP="004D7ECF">
      <w:pPr>
        <w:keepNext w:val="0"/>
        <w:rPr>
          <w:rFonts w:ascii="David" w:eastAsia="David" w:hAnsi="David"/>
          <w:b/>
          <w:bCs/>
          <w:rtl/>
        </w:rPr>
      </w:pPr>
      <w:r>
        <w:rPr>
          <w:rFonts w:ascii="David" w:eastAsia="David" w:hAnsi="David" w:hint="cs"/>
          <w:u w:val="double"/>
          <w:shd w:val="clear" w:color="auto" w:fill="D9D9D9" w:themeFill="background1" w:themeFillShade="D9"/>
          <w:rtl/>
        </w:rPr>
        <w:t>ולא יכולה להיטען ביחס אליהם טענה של פגיעה בכללי הצדק הטבעי</w:t>
      </w:r>
    </w:p>
    <w:p w14:paraId="45DE8754" w14:textId="083A5C0A" w:rsidR="00652E38" w:rsidRDefault="007B4560" w:rsidP="004D7ECF">
      <w:pPr>
        <w:pStyle w:val="1"/>
        <w:numPr>
          <w:ilvl w:val="0"/>
          <w:numId w:val="0"/>
        </w:numPr>
        <w:spacing w:before="0"/>
        <w:ind w:left="424" w:right="0" w:hanging="424"/>
        <w:rPr>
          <w:rFonts w:eastAsia="David"/>
          <w:rtl/>
        </w:rPr>
      </w:pPr>
      <w:del w:id="90064" w:author="Claude" w:date="2026-10-05T09:00:00Z">
        <w:r>
          <w:rPr>
            <w:rFonts w:eastAsia="David" w:hint="cs"/>
            <w:rtl/>
          </w:rPr>
          <w:delText>11.</w:delText>
        </w:r>
      </w:del>
      <w:ins w:id="90065" w:author="Claude" w:date="2026-10-05T09:00:00Z">
        <w:r>
          <w:rPr>
            <w:rFonts w:eastAsia="David" w:hint="cs"/>
            <w:rtl/>
          </w:rPr>
          <w:t xml:space="preserve">21.</w:t>
        </w:r>
      </w:ins>
      <w:r>
        <w:rPr>
          <w:rFonts w:eastAsia="David"/>
          <w:rtl/>
        </w:rPr>
        <w:tab/>
      </w:r>
      <w:r>
        <w:rPr>
          <w:rFonts w:eastAsia="David" w:hint="cs"/>
          <w:rtl/>
        </w:rPr>
        <w:t xml:space="preserve">כפי שיבואר להלן, בבחינת למעלה מן הנדרש, פסקי הדין בענייננו </w:t>
      </w:r>
      <w:r>
        <w:rPr>
          <w:rFonts w:eastAsia="David" w:hint="eastAsia"/>
          <w:b/>
          <w:bCs/>
          <w:u w:val="single"/>
          <w:rtl/>
        </w:rPr>
        <w:t>מאוזנים</w:t>
      </w:r>
      <w:r>
        <w:rPr>
          <w:rFonts w:eastAsia="David" w:hint="cs"/>
          <w:rtl/>
        </w:rPr>
        <w:t xml:space="preserve"> וקביעותיהם אינן נוטות לטובת המשיב. </w:t>
      </w:r>
    </w:p>
    <w:p w14:paraId="7AFF042C" w14:textId="3B995C69" w:rsidR="00C204EF" w:rsidRDefault="00652E38" w:rsidP="004D7ECF">
      <w:pPr>
        <w:pStyle w:val="1"/>
        <w:numPr>
          <w:ilvl w:val="0"/>
          <w:numId w:val="0"/>
        </w:numPr>
        <w:spacing w:before="0"/>
        <w:ind w:left="424" w:right="0" w:hanging="424"/>
        <w:rPr>
          <w:rFonts w:ascii="David" w:eastAsia="David" w:hAnsi="David"/>
          <w:rtl/>
        </w:rPr>
      </w:pPr>
      <w:r>
        <w:rPr>
          <w:rFonts w:eastAsia="David"/>
          <w:rtl/>
        </w:rPr>
        <w:tab/>
      </w:r>
      <w:del w:id="90283" w:author="Claude" w:date="2026-10-05T09:00:00Z">
        <w:r>
          <w:rPr>
            <w:rFonts w:ascii="David" w:eastAsia="David" w:hAnsi="David" w:hint="cs"/>
            <w:rtl/>
          </w:rPr>
          <w:delText xml:space="preserve">כך וכפי שיפורט להלן, </w:delText>
        </w:r>
      </w:del>
      <w:del w:id="90284" w:author="Claude" w:date="2026-10-05T09:00:00Z">
        <w:r>
          <w:rPr>
            <w:rFonts w:ascii="David" w:eastAsia="David" w:hAnsi="David" w:hint="eastAsia"/>
            <w:rtl/>
          </w:rPr>
          <w:delText>בית</w:delText>
        </w:r>
      </w:del>
      <w:del w:id="90285" w:author="Claude" w:date="2026-10-05T09:00:00Z">
        <w:r>
          <w:rPr>
            <w:rFonts w:ascii="David" w:eastAsia="David" w:hAnsi="David"/>
            <w:rtl/>
          </w:rPr>
          <w:delText xml:space="preserve"> הדין</w:delText>
        </w:r>
      </w:del>
      <w:ins w:id="90286" w:author="Claude" w:date="2026-10-05T09:00:00Z">
        <w:r>
          <w:rPr>
            <w:rFonts w:ascii="David" w:eastAsia="David" w:hAnsi="David" w:hint="cs"/>
            <w:rtl/>
          </w:rPr>
          <w:t xml:space="preserve">כך, בית הדין</w:t>
        </w:r>
      </w:ins>
      <w:r>
        <w:rPr>
          <w:rFonts w:ascii="David" w:eastAsia="David" w:hAnsi="David"/>
          <w:rtl/>
        </w:rPr>
        <w:t xml:space="preserve"> קבע כי גם הנכס </w:t>
      </w:r>
      <w:del w:id="90287" w:author="Claude" w:date="2026-10-05T09:00:00Z">
        <w:r>
          <w:rPr>
            <w:rFonts w:ascii="David" w:eastAsia="David" w:hAnsi="David"/>
            <w:rtl/>
          </w:rPr>
          <w:delText xml:space="preserve">שרשום על-שמה</w:delText>
        </w:r>
      </w:del>
      <w:ins w:id="90288" w:author="Claude" w:date="2026-10-05T09:00:00Z">
        <w:r>
          <w:rPr>
            <w:rFonts w:ascii="David" w:eastAsia="David" w:hAnsi="David"/>
            <w:rtl/>
          </w:rPr>
          <w:t xml:space="preserve">שרשום על שמה</w:t>
        </w:r>
      </w:ins>
      <w:r>
        <w:rPr>
          <w:rFonts w:ascii="David" w:eastAsia="David" w:hAnsi="David"/>
          <w:rtl/>
        </w:rPr>
        <w:t xml:space="preserve"> של העותרת ופירותיו - </w:t>
      </w:r>
      <w:r>
        <w:rPr>
          <w:rFonts w:ascii="David" w:eastAsia="David" w:hAnsi="David" w:hint="eastAsia"/>
          <w:b/>
          <w:bCs/>
          <w:rtl/>
        </w:rPr>
        <w:t>דירה</w:t>
      </w:r>
      <w:r>
        <w:rPr>
          <w:rFonts w:ascii="David" w:eastAsia="David" w:hAnsi="David"/>
          <w:b/>
          <w:bCs/>
          <w:rtl/>
        </w:rPr>
        <w:t xml:space="preserve"> שרכשה במהלך הנישואין </w:t>
      </w:r>
      <w:del w:id="90053" w:author="Claude" w:date="2026-10-05T09:00:00Z">
        <w:r>
          <w:rPr>
            <w:rFonts w:ascii="David" w:eastAsia="David" w:hAnsi="David"/>
            <w:b/>
            <w:bCs/>
            <w:rtl/>
          </w:rPr>
          <w:delText xml:space="preserve">(!) </w:delText>
        </w:r>
      </w:del>
      <w:r>
        <w:rPr>
          <w:rFonts w:ascii="David" w:eastAsia="David" w:hAnsi="David"/>
          <w:b/>
          <w:bCs/>
          <w:rtl/>
        </w:rPr>
        <w:t xml:space="preserve">מכספים שחסכה בחשבונה מירושה ומעבודה</w:t>
      </w:r>
      <w:r>
        <w:rPr>
          <w:rFonts w:ascii="David" w:eastAsia="David" w:hAnsi="David"/>
          <w:rtl/>
        </w:rPr>
        <w:t xml:space="preserve">, וכן כספים שחסכה לאחר רכישת הדירה מדמי השכירות שקיבלה (כאשר במקביל חיה בחינם בדירת בעלה בקיבוץ) – </w:t>
      </w:r>
      <w:r>
        <w:rPr>
          <w:rFonts w:ascii="David" w:eastAsia="David" w:hAnsi="David" w:hint="eastAsia"/>
          <w:b/>
          <w:bCs/>
          <w:rtl/>
        </w:rPr>
        <w:t>שייכים</w:t>
      </w:r>
      <w:r>
        <w:rPr>
          <w:rFonts w:ascii="David" w:eastAsia="David" w:hAnsi="David"/>
          <w:b/>
          <w:bCs/>
          <w:rtl/>
        </w:rPr>
        <w:t xml:space="preserve"> לעותרת בלבד</w:t>
      </w:r>
      <w:r>
        <w:rPr>
          <w:rFonts w:ascii="David" w:eastAsia="David" w:hAnsi="David"/>
          <w:rtl/>
        </w:rPr>
        <w:t xml:space="preserve">, </w:t>
      </w:r>
      <w:del w:id="90314" w:author="Claude" w:date="2026-10-05T09:00:00Z">
        <w:r>
          <w:rPr>
            <w:rFonts w:ascii="David" w:eastAsia="David" w:hAnsi="David"/>
            <w:rtl/>
          </w:rPr>
          <w:delText xml:space="preserve">מכח</w:delText>
        </w:r>
      </w:del>
      <w:ins w:id="90315" w:author="Claude" w:date="2026-10-05T09:00:00Z">
        <w:r>
          <w:rPr>
            <w:rFonts w:ascii="David" w:eastAsia="David" w:hAnsi="David"/>
            <w:rtl/>
          </w:rPr>
          <w:t xml:space="preserve">מכוח</w:t>
        </w:r>
      </w:ins>
      <w:r>
        <w:rPr>
          <w:rFonts w:ascii="David" w:eastAsia="David" w:hAnsi="David"/>
          <w:rtl/>
        </w:rPr>
        <w:t xml:space="preserve"> היותם "</w:t>
      </w:r>
      <w:r>
        <w:rPr>
          <w:rFonts w:ascii="David" w:eastAsia="David" w:hAnsi="David" w:hint="eastAsia"/>
          <w:b/>
          <w:bCs/>
          <w:rtl/>
        </w:rPr>
        <w:t>רכוש</w:t>
      </w:r>
      <w:r>
        <w:rPr>
          <w:rFonts w:ascii="David" w:eastAsia="David" w:hAnsi="David"/>
          <w:b/>
          <w:bCs/>
          <w:rtl/>
        </w:rPr>
        <w:t xml:space="preserve"> חיצוני</w:t>
      </w:r>
      <w:r>
        <w:rPr>
          <w:rFonts w:ascii="David" w:eastAsia="David" w:hAnsi="David"/>
          <w:rtl/>
        </w:rPr>
        <w:t xml:space="preserve">", וכי </w:t>
      </w:r>
      <w:r>
        <w:rPr>
          <w:rFonts w:ascii="David" w:eastAsia="David" w:hAnsi="David" w:hint="eastAsia"/>
          <w:b/>
          <w:bCs/>
          <w:rtl/>
        </w:rPr>
        <w:t>לא</w:t>
      </w:r>
      <w:r>
        <w:rPr>
          <w:rFonts w:ascii="David" w:eastAsia="David" w:hAnsi="David"/>
          <w:b/>
          <w:bCs/>
          <w:rtl/>
        </w:rPr>
        <w:t xml:space="preserve"> חל</w:t>
      </w:r>
      <w:r>
        <w:rPr>
          <w:rFonts w:ascii="David" w:eastAsia="David" w:hAnsi="David"/>
          <w:rtl/>
        </w:rPr>
        <w:t xml:space="preserve"> לגביהם "שיתוף ספציפי"</w:t>
      </w:r>
      <w:r>
        <w:rPr>
          <w:rFonts w:ascii="David" w:eastAsia="David" w:hAnsi="David" w:hint="cs"/>
          <w:rtl/>
        </w:rPr>
        <w:t xml:space="preserve">. </w:t>
      </w:r>
    </w:p>
    <w:p w14:paraId="67BE7432" w14:textId="718E0E7F" w:rsidR="00C204EF" w:rsidRDefault="00C204EF" w:rsidP="00FB3450">
      <w:pPr>
        <w:pStyle w:val="1"/>
        <w:numPr>
          <w:ilvl w:val="0"/>
          <w:numId w:val="0"/>
        </w:numPr>
        <w:spacing w:before="0"/>
        <w:ind w:left="424" w:right="0"/>
        <w:rPr>
          <w:rFonts w:ascii="David" w:hAnsi="David"/>
          <w:highlight w:val="yellow"/>
          <w:rtl/>
        </w:rPr>
      </w:pPr>
      <w:r>
        <w:rPr>
          <w:rFonts w:ascii="David" w:eastAsia="David" w:hAnsi="David" w:hint="cs"/>
          <w:rtl/>
        </w:rPr>
        <w:t xml:space="preserve">יודגש בהקשר זה, כי העותרת הודתה בחקירתה </w:t>
      </w:r>
      <w:r>
        <w:rPr>
          <w:rFonts w:ascii="David" w:eastAsia="David" w:hAnsi="David" w:hint="cs"/>
          <w:b/>
          <w:bCs/>
          <w:rtl/>
        </w:rPr>
        <w:t>שרכשה</w:t>
      </w:r>
      <w:r>
        <w:rPr>
          <w:rFonts w:ascii="David" w:eastAsia="David" w:hAnsi="David" w:hint="cs"/>
          <w:rtl/>
        </w:rPr>
        <w:t xml:space="preserve"> את הדירה מכספים בחשבונה, שכללו כספי </w:t>
      </w:r>
      <w:r>
        <w:rPr>
          <w:rFonts w:ascii="David" w:eastAsia="David" w:hAnsi="David" w:hint="cs"/>
          <w:b/>
          <w:bCs/>
          <w:rtl/>
        </w:rPr>
        <w:t>עבודתה</w:t>
      </w:r>
      <w:r>
        <w:rPr>
          <w:rFonts w:ascii="David" w:eastAsia="David" w:hAnsi="David"/>
          <w:rtl/>
        </w:rPr>
        <w:t>.</w:t>
      </w:r>
      <w:r>
        <w:rPr>
          <w:rFonts w:ascii="David" w:eastAsia="David" w:hAnsi="David" w:hint="cs"/>
          <w:rtl/>
        </w:rPr>
        <w:t xml:space="preserve"> </w:t>
      </w:r>
      <w:del w:id="90330" w:author="Claude" w:date="2026-10-05T09:00:00Z">
        <w:r>
          <w:rPr>
            <w:rFonts w:ascii="David" w:hAnsi="David" w:hint="cs"/>
            <w:rtl/>
          </w:rPr>
          <w:delText xml:space="preserve"> </w:delText>
        </w:r>
      </w:del>
      <w:r>
        <w:rPr>
          <w:rFonts w:ascii="David" w:hAnsi="David" w:hint="cs"/>
          <w:rtl/>
        </w:rPr>
        <w:t xml:space="preserve">חרף זאת, </w:t>
      </w:r>
      <w:commentRangeStart w:id="10"/>
      <w:r>
        <w:rPr>
          <w:rFonts w:ascii="David" w:hAnsi="David" w:hint="cs"/>
          <w:rtl/>
        </w:rPr>
        <w:t xml:space="preserve">ביה"ד כינה את הדירה "דירת ירושה"</w:t>
      </w:r>
      <w:commentRangeEnd w:id="10"/>
      <w:r>
        <w:rPr>
          <w:rStyle w:val="CommentReference"/>
        </w:rPr>
        <w:commentReference w:id="10"/>
      </w:r>
      <w:r>
        <w:rPr>
          <w:rFonts w:ascii="David" w:hAnsi="David" w:hint="cs"/>
          <w:rtl/>
        </w:rPr>
        <w:t xml:space="preserve">, הגם שציין באופן מפורש כי העותרת </w:t>
      </w:r>
      <w:r>
        <w:rPr>
          <w:rFonts w:ascii="David" w:hAnsi="David" w:hint="cs"/>
          <w:u w:val="single"/>
          <w:rtl/>
        </w:rPr>
        <w:t>רכשה</w:t>
      </w:r>
      <w:r>
        <w:rPr>
          <w:rFonts w:ascii="David" w:hAnsi="David" w:hint="cs"/>
          <w:rtl/>
        </w:rPr>
        <w:t xml:space="preserve"> אותה </w:t>
      </w:r>
      <w:r>
        <w:rPr>
          <w:rFonts w:ascii="David" w:hAnsi="David" w:hint="cs"/>
          <w:u w:val="single"/>
          <w:rtl/>
        </w:rPr>
        <w:t>ולא ירשה</w:t>
      </w:r>
      <w:r>
        <w:rPr>
          <w:rFonts w:ascii="David" w:hAnsi="David" w:hint="cs"/>
          <w:rtl/>
        </w:rPr>
        <w:t xml:space="preserve"> אותה.</w:t>
      </w:r>
    </w:p>
    <w:p w14:paraId="107C8EAA" w14:textId="77777777" w:rsidR="00C204EF" w:rsidRDefault="00C204EF" w:rsidP="00C204EF">
      <w:pPr>
        <w:keepNext w:val="0"/>
        <w:ind w:left="424" w:hanging="424"/>
        <w:rPr>
          <w:rFonts w:ascii="David" w:hAnsi="David"/>
          <w:rtl/>
        </w:rPr>
      </w:pPr>
      <w:r>
        <w:rPr>
          <w:rFonts w:ascii="David" w:hAnsi="David"/>
          <w:b/>
          <w:bCs/>
          <w:rtl/>
        </w:rPr>
        <w:tab/>
      </w:r>
      <w:r>
        <w:rPr>
          <w:rFonts w:ascii="David" w:hAnsi="David" w:hint="cs"/>
          <w:b/>
          <w:bCs/>
          <w:rtl/>
        </w:rPr>
        <w:t xml:space="preserve">ודוק, </w:t>
      </w:r>
      <w:r>
        <w:rPr>
          <w:rFonts w:ascii="David" w:hAnsi="David" w:hint="cs"/>
          <w:b/>
          <w:bCs/>
          <w:u w:val="single"/>
          <w:rtl/>
        </w:rPr>
        <w:t>שוויה הנוכחי של דירת העותרת</w:t>
      </w:r>
      <w:r>
        <w:rPr>
          <w:rFonts w:ascii="David" w:hAnsi="David" w:hint="cs"/>
          <w:b/>
          <w:bCs/>
          <w:rtl/>
        </w:rPr>
        <w:t xml:space="preserve"> </w:t>
      </w:r>
      <w:del w:id="90024" w:author="Claude" w:date="2026-10-05T09:00:00Z">
        <w:r>
          <w:rPr>
            <w:rFonts w:ascii="David" w:hAnsi="David" w:hint="cs"/>
            <w:b/>
            <w:bCs/>
            <w:rtl/>
          </w:rPr>
          <w:delText xml:space="preserve">-כנכס "נזיל" בבעלותה המלאה, "סחיר" ומניב (ללא משכנתא) -</w:delText>
        </w:r>
      </w:del>
      <w:ins w:id="90025" w:author="Claude" w:date="2026-10-05T09:00:00Z">
        <w:r>
          <w:rPr>
            <w:rFonts w:ascii="David" w:hAnsi="David" w:hint="cs"/>
            <w:b/>
            <w:bCs/>
            <w:rtl/>
          </w:rPr>
          <w:t xml:space="preserve">– כנכס סחיר ומניב בבעלותה המלאה (ללא משכנתא) –</w:t>
        </w:r>
      </w:ins>
      <w:r>
        <w:rPr>
          <w:rFonts w:ascii="David" w:hAnsi="David" w:hint="cs"/>
          <w:b/>
          <w:bCs/>
          <w:rtl/>
        </w:rPr>
        <w:t xml:space="preserve"> </w:t>
      </w:r>
      <w:r>
        <w:rPr>
          <w:rFonts w:ascii="David" w:hAnsi="David" w:hint="cs"/>
          <w:b/>
          <w:bCs/>
          <w:u w:val="single"/>
          <w:rtl/>
        </w:rPr>
        <w:t>עולה לאין ערוך</w:t>
      </w:r>
      <w:r>
        <w:rPr>
          <w:rFonts w:ascii="David" w:hAnsi="David" w:hint="cs"/>
          <w:b/>
          <w:bCs/>
          <w:rtl/>
        </w:rPr>
        <w:t xml:space="preserve"> על הזכויות של המשיב בדירה בקיבוץ (שאינן בבעלותו אלא בבעלות הקיבוץ</w:t>
      </w:r>
      <w:r>
        <w:rPr>
          <w:rFonts w:ascii="David" w:hAnsi="David" w:hint="cs"/>
          <w:rtl/>
        </w:rPr>
        <w:t xml:space="preserve">)</w:t>
      </w:r>
      <w:ins w:id="90026" w:author="Claude" w:date="2026-10-05T09:00:00Z">
        <w:r>
          <w:rPr>
            <w:rFonts w:ascii="David" w:hAnsi="David" w:hint="cs"/>
            <w:rtl/>
          </w:rPr>
          <w:t xml:space="preserve"> </w:t>
        </w:r>
      </w:ins>
      <w:ins w:id="90027" w:author="Claude" w:date="2026-10-05T09:00:00Z">
        <w:r>
          <w:rPr>
            <w:rFonts w:ascii="David" w:hAnsi="David" w:hint="cs"/>
            <w:highlight w:val="yellow"/>
            <w:rtl/>
          </w:rPr>
          <w:t xml:space="preserve">[אסמכתה לשווי הדירה]</w:t>
        </w:r>
      </w:ins>
      <w:r>
        <w:rPr>
          <w:rFonts w:ascii="David" w:hAnsi="David" w:hint="cs"/>
          <w:rtl/>
        </w:rPr>
        <w:t xml:space="preserve">.</w:t>
      </w:r>
    </w:p>
    <w:p w14:paraId="2E68DD8C" w14:textId="77777777" w:rsidR="00C204EF" w:rsidRPr="00FB3450" w:rsidRDefault="00C204EF" w:rsidP="00FB3450">
      <w:pPr>
        <w:pStyle w:val="a0"/>
        <w:rPr>
          <w:rFonts w:eastAsia="David"/>
          <w:rtl/>
        </w:rPr>
      </w:pPr>
    </w:p>
    <w:p w14:paraId="774C903B" w14:textId="3C341380" w:rsidR="00183261" w:rsidRDefault="009464D2" w:rsidP="00FB3450">
      <w:pPr>
        <w:pStyle w:val="1"/>
        <w:numPr>
          <w:ilvl w:val="0"/>
          <w:numId w:val="0"/>
        </w:numPr>
        <w:spacing w:before="0"/>
        <w:ind w:left="424" w:right="0"/>
        <w:rPr>
          <w:rFonts w:ascii="David" w:eastAsia="David" w:hAnsi="David"/>
          <w:rtl/>
        </w:rPr>
      </w:pPr>
      <w:r>
        <w:rPr>
          <w:rFonts w:eastAsia="David" w:hint="cs"/>
          <w:rtl/>
        </w:rPr>
        <w:t xml:space="preserve">ביה"ד, אם כן, הינו </w:t>
      </w:r>
      <w:r>
        <w:rPr>
          <w:rFonts w:eastAsia="David" w:hint="cs"/>
          <w:b/>
          <w:bCs/>
          <w:u w:val="single"/>
          <w:rtl/>
        </w:rPr>
        <w:t>עקבי ומאוזן</w:t>
      </w:r>
      <w:r>
        <w:rPr>
          <w:rFonts w:eastAsia="David" w:hint="cs"/>
          <w:rtl/>
        </w:rPr>
        <w:t xml:space="preserve"> בקביעותיו, וקבע שהן דירת המגורים של המשיב בקיבוץ מחד גיסא (לגביה קבע כאמור כי היא פרי זכויות הוריו וסבו, וכן לנוכח הוותק הרב שצבר הדבר "לא גרע מירושה שבאופן טבעי מוחרגת מהשיתוף הממוני של בני זוג"), והן, מאידך גיסא, הדירה שרכשה </w:t>
      </w:r>
      <w:del w:id="90289" w:author="Claude" w:date="2026-10-05T09:00:00Z">
        <w:r>
          <w:rPr>
            <w:rFonts w:eastAsia="David" w:hint="cs"/>
            <w:rtl/>
          </w:rPr>
          <w:delText xml:space="preserve">האשה מאידך</w:delText>
        </w:r>
      </w:del>
      <w:ins w:id="90290" w:author="Claude" w:date="2026-10-05T09:00:00Z">
        <w:r>
          <w:rPr>
            <w:rFonts w:eastAsia="David" w:hint="cs"/>
            <w:rtl/>
          </w:rPr>
          <w:t xml:space="preserve">העותרת</w:t>
        </w:r>
      </w:ins>
      <w:r>
        <w:rPr>
          <w:rFonts w:eastAsia="David" w:hint="cs"/>
          <w:rtl/>
        </w:rPr>
        <w:t xml:space="preserve"> (ופירותיה) </w:t>
      </w:r>
      <w:r>
        <w:rPr>
          <w:rFonts w:eastAsia="David"/>
          <w:rtl/>
        </w:rPr>
        <w:t>–</w:t>
      </w:r>
      <w:r>
        <w:rPr>
          <w:rFonts w:eastAsia="David" w:hint="cs"/>
          <w:rtl/>
        </w:rPr>
        <w:t xml:space="preserve"> </w:t>
      </w:r>
      <w:r>
        <w:rPr>
          <w:rFonts w:eastAsia="David" w:hint="cs"/>
          <w:b/>
          <w:bCs/>
          <w:rtl/>
        </w:rPr>
        <w:t>שתיהן נפרדות</w:t>
      </w:r>
      <w:r>
        <w:rPr>
          <w:rFonts w:eastAsia="David" w:hint="cs"/>
          <w:rtl/>
        </w:rPr>
        <w:t xml:space="preserve">, כחלק מה"רכוש החיצוני", ולא חלה לגביהן דוקטרינת "השיתוף הספציפי" אלא הצדדים שמרו </w:t>
      </w:r>
      <w:del w:id="90291" w:author="Claude" w:date="2026-10-05T09:00:00Z">
        <w:r>
          <w:rPr>
            <w:rFonts w:eastAsia="David" w:hint="cs"/>
            <w:rtl/>
          </w:rPr>
          <w:delText xml:space="preserve">לגביהם</w:delText>
        </w:r>
      </w:del>
      <w:ins w:id="90292" w:author="Claude" w:date="2026-10-05T09:00:00Z">
        <w:r>
          <w:rPr>
            <w:rFonts w:eastAsia="David" w:hint="cs"/>
            <w:rtl/>
          </w:rPr>
          <w:t xml:space="preserve">לגביהן</w:t>
        </w:r>
      </w:ins>
      <w:r>
        <w:rPr>
          <w:rFonts w:eastAsia="David" w:hint="cs"/>
          <w:rtl/>
        </w:rPr>
        <w:t xml:space="preserve"> על הפרדה. </w:t>
      </w:r>
      <w:r>
        <w:rPr>
          <w:rFonts w:eastAsia="David" w:hint="cs"/>
          <w:u w:val="single"/>
          <w:rtl/>
        </w:rPr>
        <w:t xml:space="preserve">מדובר בקו אחיד, </w:t>
      </w:r>
      <w:del w:id="90293" w:author="Claude" w:date="2026-10-05T09:00:00Z">
        <w:r>
          <w:rPr>
            <w:rFonts w:eastAsia="David" w:hint="cs"/>
            <w:u w:val="single"/>
            <w:rtl/>
          </w:rPr>
          <w:delText xml:space="preserve">עיקבי</w:delText>
        </w:r>
      </w:del>
      <w:ins w:id="90294" w:author="Claude" w:date="2026-10-05T09:00:00Z">
        <w:r>
          <w:rPr>
            <w:rFonts w:eastAsia="David" w:hint="cs"/>
            <w:u w:val="single"/>
            <w:rtl/>
          </w:rPr>
          <w:t xml:space="preserve">עקבי</w:t>
        </w:r>
      </w:ins>
      <w:r>
        <w:rPr>
          <w:rFonts w:eastAsia="David" w:hint="cs"/>
          <w:u w:val="single"/>
          <w:rtl/>
        </w:rPr>
        <w:t xml:space="preserve"> ומאוזן, ובנסיבות אלה לא יכולה לעלות טענה של "פגיעה בכללי הצדק הטבעי"</w:t>
      </w:r>
      <w:r>
        <w:rPr>
          <w:rFonts w:eastAsia="David" w:hint="cs"/>
          <w:rtl/>
        </w:rPr>
        <w:t xml:space="preserve">. </w:t>
      </w:r>
    </w:p>
    <w:p w14:paraId="64DCFA6C" w14:textId="146C0C7A" w:rsidR="007F4E42" w:rsidRPr="001D7FB3" w:rsidRDefault="005B62B4" w:rsidP="004D7ECF">
      <w:pPr>
        <w:pStyle w:val="1"/>
        <w:numPr>
          <w:ilvl w:val="0"/>
          <w:numId w:val="0"/>
        </w:numPr>
        <w:spacing w:before="0"/>
        <w:rPr>
          <w:rtl/>
        </w:rPr>
      </w:pPr>
      <w:r>
        <w:rPr>
          <w:rFonts w:eastAsia="David" w:hint="cs"/>
          <w:b/>
          <w:bCs/>
          <w:u w:val="double"/>
          <w:shd w:val="clear" w:color="auto" w:fill="D9D9D9" w:themeFill="background1" w:themeFillShade="D9"/>
          <w:rtl/>
        </w:rPr>
        <w:t xml:space="preserve">ו. </w:t>
      </w:r>
      <w:del w:id="90181" w:author="Claude" w:date="2026-10-05T09:00:00Z">
        <w:r>
          <w:rPr>
            <w:rFonts w:eastAsia="David" w:hint="cs"/>
            <w:u w:val="double"/>
            <w:shd w:val="clear" w:color="auto" w:fill="D9D9D9" w:themeFill="background1" w:themeFillShade="D9"/>
            <w:rtl/>
          </w:rPr>
          <w:delText xml:space="preserve">דינה של העתירה דנא הוא בדחייתה על הסף</w:delText>
        </w:r>
      </w:del>
      <w:ins w:id="90182" w:author="Claude" w:date="2026-10-05T09:00:00Z">
        <w:r>
          <w:rPr>
            <w:rFonts w:eastAsia="David" w:hint="cs"/>
            <w:u w:val="double"/>
            <w:shd w:val="clear" w:color="auto" w:fill="D9D9D9" w:themeFill="background1" w:themeFillShade="D9"/>
            <w:rtl/>
          </w:rPr>
          <w:t xml:space="preserve">דין העתירה דנא להידחות על הסף</w:t>
        </w:r>
      </w:ins>
      <w:r>
        <w:rPr>
          <w:rFonts w:eastAsia="David" w:hint="cs"/>
          <w:u w:val="double"/>
          <w:shd w:val="clear" w:color="auto" w:fill="D9D9D9" w:themeFill="background1" w:themeFillShade="D9"/>
          <w:rtl/>
        </w:rPr>
        <w:t xml:space="preserve"> גם לנוכח היעדר ניקיון כפיים של העותרת</w:t>
      </w:r>
    </w:p>
    <w:p w14:paraId="1BC3AC8A" w14:textId="64C2C87B" w:rsidR="00FC53C9" w:rsidRDefault="004E54B5" w:rsidP="004D7ECF">
      <w:pPr>
        <w:pStyle w:val="1"/>
        <w:numPr>
          <w:ilvl w:val="0"/>
          <w:numId w:val="0"/>
        </w:numPr>
        <w:tabs>
          <w:tab w:val="left" w:pos="9638"/>
        </w:tabs>
        <w:spacing w:before="0"/>
        <w:ind w:left="424" w:right="0" w:hanging="424"/>
        <w:rPr>
          <w:rtl/>
        </w:rPr>
      </w:pPr>
      <w:del w:id="90066" w:author="Claude" w:date="2026-10-05T09:00:00Z">
        <w:r>
          <w:rPr>
            <w:rFonts w:hint="cs"/>
            <w:rtl/>
          </w:rPr>
          <w:delText>13.</w:delText>
        </w:r>
      </w:del>
      <w:del w:id="90067" w:author="Claude" w:date="2026-10-05T09:00:00Z">
        <w:r>
          <w:rPr>
            <w:rtl/>
          </w:rPr>
          <w:delText xml:space="preserve"> </w:delText>
        </w:r>
      </w:del>
      <w:ins w:id="90068" w:author="Claude" w:date="2026-10-05T09:00:00Z">
        <w:r>
          <w:rPr>
            <w:rFonts w:hint="cs"/>
            <w:rtl/>
          </w:rPr>
          <w:t xml:space="preserve">22.</w:t>
        </w:r>
      </w:ins>
      <w:r>
        <w:rPr>
          <w:rtl/>
        </w:rPr>
        <w:tab/>
      </w:r>
      <w:r>
        <w:rPr>
          <w:rFonts w:hint="cs"/>
          <w:rtl/>
        </w:rPr>
        <w:t xml:space="preserve">טעם נוסף לדחייתה על הסף של העתירה דנא הוא היעדר ניקיון כפיים של העותרת, אשר טוענת בעתירתה דנא לקיומן של עובדות אשר </w:t>
      </w:r>
      <w:r>
        <w:rPr>
          <w:rFonts w:hint="cs"/>
          <w:b/>
          <w:bCs/>
          <w:rtl/>
        </w:rPr>
        <w:t>נדחו במפורש</w:t>
      </w:r>
      <w:r>
        <w:rPr>
          <w:rFonts w:hint="cs"/>
          <w:rtl/>
        </w:rPr>
        <w:t xml:space="preserve"> בפסקי הדין של בתי הדין הרבניים מבלי לציין עובדה זו בעתירתה, </w:t>
      </w:r>
      <w:r>
        <w:rPr>
          <w:rFonts w:hint="cs"/>
          <w:b/>
          <w:bCs/>
          <w:rtl/>
        </w:rPr>
        <w:t>ואף מטעם זה דין עתירתה להידחות</w:t>
      </w:r>
      <w:r>
        <w:rPr>
          <w:rFonts w:hint="cs"/>
          <w:rtl/>
        </w:rPr>
        <w:t>:</w:t>
      </w:r>
    </w:p>
    <w:p w14:paraId="4CE5768A" w14:textId="77358D04" w:rsidR="00AE6324" w:rsidRDefault="004E54B5" w:rsidP="004D7ECF">
      <w:pPr>
        <w:pStyle w:val="1"/>
        <w:numPr>
          <w:ilvl w:val="0"/>
          <w:numId w:val="0"/>
        </w:numPr>
        <w:tabs>
          <w:tab w:val="left" w:pos="424"/>
          <w:tab w:val="left" w:pos="9638"/>
        </w:tabs>
        <w:spacing w:before="0"/>
        <w:ind w:left="707" w:right="0" w:hanging="707"/>
        <w:rPr>
          <w:rtl/>
        </w:rPr>
      </w:pPr>
      <w:r>
        <w:rPr>
          <w:rtl/>
        </w:rPr>
        <w:tab/>
      </w:r>
      <w:r>
        <w:rPr>
          <w:rFonts w:hint="cs"/>
          <w:rtl/>
        </w:rPr>
        <w:t xml:space="preserve">א. כך, בעוד שבפני ביה"ד </w:t>
      </w:r>
      <w:r>
        <w:rPr>
          <w:rFonts w:hint="cs"/>
          <w:b/>
          <w:bCs/>
          <w:rtl/>
        </w:rPr>
        <w:t xml:space="preserve">הוכח </w:t>
      </w:r>
      <w:r>
        <w:rPr>
          <w:rFonts w:hint="cs"/>
          <w:b/>
          <w:bCs/>
          <w:u w:val="single"/>
          <w:rtl/>
        </w:rPr>
        <w:t>והוכרע</w:t>
      </w:r>
      <w:r>
        <w:rPr>
          <w:rFonts w:hint="cs"/>
          <w:rtl/>
        </w:rPr>
        <w:t xml:space="preserve"> כי </w:t>
      </w:r>
      <w:r>
        <w:rPr>
          <w:rFonts w:hint="cs"/>
          <w:u w:val="single"/>
          <w:rtl/>
        </w:rPr>
        <w:t xml:space="preserve">המשיב גר בבית שניתן לו מהקיבוץ למגורים לכל חייו, ללא תמורה, כבר משנת </w:t>
      </w:r>
      <w:r>
        <w:rPr>
          <w:rFonts w:hint="cs"/>
          <w:b/>
          <w:bCs/>
          <w:u w:val="single"/>
          <w:rtl/>
        </w:rPr>
        <w:t>1984</w:t>
      </w:r>
      <w:r>
        <w:rPr>
          <w:rFonts w:hint="cs"/>
          <w:rtl/>
        </w:rPr>
        <w:t xml:space="preserve"> וכי קיבל זכויות אלה שנים </w:t>
      </w:r>
      <w:r>
        <w:rPr>
          <w:rFonts w:hint="eastAsia"/>
          <w:u w:val="single"/>
          <w:rtl/>
        </w:rPr>
        <w:t>ארוכות</w:t>
      </w:r>
      <w:r>
        <w:rPr>
          <w:rFonts w:hint="cs"/>
          <w:rtl/>
        </w:rPr>
        <w:t xml:space="preserve"> </w:t>
      </w:r>
      <w:r>
        <w:rPr>
          <w:rFonts w:hint="cs"/>
          <w:u w:val="single"/>
          <w:rtl/>
        </w:rPr>
        <w:t>קודם</w:t>
      </w:r>
      <w:r>
        <w:rPr>
          <w:rFonts w:hint="cs"/>
          <w:rtl/>
        </w:rPr>
        <w:t xml:space="preserve"> הנישואין, </w:t>
      </w:r>
      <w:r>
        <w:rPr>
          <w:rFonts w:hint="cs"/>
          <w:u w:val="single"/>
          <w:rtl/>
        </w:rPr>
        <w:t>ללא מאמץ כלשהו אלא בזכות הוותק שלו והזכויות שחולקו לבני גילו</w:t>
      </w:r>
      <w:r>
        <w:rPr>
          <w:rFonts w:hint="cs"/>
          <w:rtl/>
        </w:rPr>
        <w:t xml:space="preserve">, </w:t>
      </w:r>
      <w:r>
        <w:rPr>
          <w:rFonts w:hint="eastAsia"/>
          <w:rtl/>
        </w:rPr>
        <w:t>העותרת</w:t>
      </w:r>
      <w:r>
        <w:rPr>
          <w:rtl/>
        </w:rPr>
        <w:t xml:space="preserve"> </w:t>
      </w:r>
      <w:r>
        <w:rPr>
          <w:rFonts w:hint="eastAsia"/>
          <w:rtl/>
        </w:rPr>
        <w:t>טוענת</w:t>
      </w:r>
      <w:r>
        <w:rPr>
          <w:rtl/>
        </w:rPr>
        <w:t xml:space="preserve"> כאילו "זכויות האיש בבית בקיבוץ </w:t>
      </w:r>
      <w:r>
        <w:rPr>
          <w:rFonts w:hint="eastAsia"/>
          <w:u w:val="single"/>
          <w:rtl/>
        </w:rPr>
        <w:t>התגבשו</w:t>
      </w:r>
      <w:r>
        <w:rPr>
          <w:u w:val="single"/>
          <w:rtl/>
        </w:rPr>
        <w:t xml:space="preserve"> במהלך החיים המשותפים</w:t>
      </w:r>
      <w:r>
        <w:rPr>
          <w:rtl/>
        </w:rPr>
        <w:t xml:space="preserve">" (</w:t>
      </w:r>
      <w:del w:id="90160" w:author="Claude" w:date="2026-10-05T09:00:00Z">
        <w:r>
          <w:rPr>
            <w:rtl/>
          </w:rPr>
          <w:delText xml:space="preserve">סעיף 7</w:delText>
        </w:r>
      </w:del>
      <w:ins w:id="90161" w:author="Claude" w:date="2026-10-05T09:00:00Z">
        <w:r>
          <w:rPr>
            <w:rtl/>
          </w:rPr>
          <w:t xml:space="preserve">סעיף 7 לעתירה</w:t>
        </w:r>
      </w:ins>
      <w:r>
        <w:rPr>
          <w:rtl/>
        </w:rPr>
        <w:t xml:space="preserve">) וכי "</w:t>
      </w:r>
      <w:r>
        <w:rPr>
          <w:rFonts w:hint="eastAsia"/>
          <w:u w:val="single"/>
          <w:rtl/>
        </w:rPr>
        <w:t>מגורי</w:t>
      </w:r>
      <w:r>
        <w:rPr>
          <w:u w:val="single"/>
          <w:rtl/>
        </w:rPr>
        <w:t xml:space="preserve"> האיש בבית בקיבוץ</w:t>
      </w:r>
      <w:r>
        <w:rPr>
          <w:rtl/>
        </w:rPr>
        <w:t xml:space="preserve">...לא ניתנו לו במתנה ולא בירושה אלא בעקבות חתימת הסכם 2006" (</w:t>
      </w:r>
      <w:del w:id="90162" w:author="Claude" w:date="2026-10-05T09:00:00Z">
        <w:r>
          <w:rPr>
            <w:rtl/>
          </w:rPr>
          <w:delText xml:space="preserve">סעיף 51</w:delText>
        </w:r>
      </w:del>
      <w:ins w:id="90163" w:author="Claude" w:date="2026-10-05T09:00:00Z">
        <w:r>
          <w:rPr>
            <w:rtl/>
          </w:rPr>
          <w:t xml:space="preserve">סעיף 51 לעתירה</w:t>
        </w:r>
      </w:ins>
      <w:r>
        <w:rPr>
          <w:rtl/>
        </w:rPr>
        <w:t xml:space="preserve">)</w:t>
      </w:r>
      <w:r>
        <w:rPr>
          <w:rFonts w:hint="cs"/>
          <w:rtl/>
        </w:rPr>
        <w:t>.</w:t>
      </w:r>
    </w:p>
    <w:p w14:paraId="7A6B6F62" w14:textId="7CDF4394" w:rsidR="00B475BE" w:rsidRDefault="00AE6324" w:rsidP="004D7ECF">
      <w:pPr>
        <w:pStyle w:val="1"/>
        <w:numPr>
          <w:ilvl w:val="0"/>
          <w:numId w:val="0"/>
        </w:numPr>
        <w:tabs>
          <w:tab w:val="left" w:pos="424"/>
          <w:tab w:val="left" w:pos="9638"/>
        </w:tabs>
        <w:spacing w:before="0"/>
        <w:ind w:left="707" w:right="0" w:hanging="707"/>
        <w:rPr>
          <w:rtl/>
        </w:rPr>
      </w:pPr>
      <w:r>
        <w:rPr>
          <w:rtl/>
        </w:rPr>
        <w:tab/>
      </w:r>
      <w:r>
        <w:rPr>
          <w:rFonts w:hint="cs"/>
          <w:rtl/>
        </w:rPr>
        <w:t xml:space="preserve">ב. בנוסף, </w:t>
      </w:r>
      <w:r>
        <w:rPr>
          <w:rFonts w:hint="eastAsia"/>
          <w:rtl/>
        </w:rPr>
        <w:t>העותרת</w:t>
      </w:r>
      <w:r>
        <w:rPr>
          <w:rtl/>
        </w:rPr>
        <w:t xml:space="preserve"> </w:t>
      </w:r>
      <w:r>
        <w:rPr>
          <w:rFonts w:hint="eastAsia"/>
          <w:rtl/>
        </w:rPr>
        <w:t>טוענת</w:t>
      </w:r>
      <w:r>
        <w:rPr>
          <w:rtl/>
        </w:rPr>
        <w:t xml:space="preserve"> כ</w:t>
      </w:r>
      <w:r>
        <w:rPr>
          <w:rFonts w:hint="cs"/>
          <w:rtl/>
        </w:rPr>
        <w:t>י כביכול</w:t>
      </w:r>
      <w:r>
        <w:rPr>
          <w:rtl/>
        </w:rPr>
        <w:t xml:space="preserve"> "החזר המשכנתא שולם ממשאבים </w:t>
      </w:r>
      <w:r>
        <w:rPr>
          <w:u w:val="single"/>
          <w:rtl/>
        </w:rPr>
        <w:t>משותפים</w:t>
      </w:r>
      <w:r>
        <w:rPr>
          <w:rtl/>
        </w:rPr>
        <w:t xml:space="preserve"> שנגרעו ממשק הבית" </w:t>
      </w:r>
      <w:del w:id="90152" w:author="Claude" w:date="2026-10-05T09:00:00Z">
        <w:r>
          <w:rPr>
            <w:rtl/>
          </w:rPr>
          <w:delText xml:space="preserve">(</w:delText>
        </w:r>
      </w:del>
      <w:del w:id="90153" w:author="Claude" w:date="2026-10-05T09:00:00Z">
        <w:r>
          <w:rPr>
            <w:rFonts w:hint="cs"/>
            <w:rtl/>
          </w:rPr>
          <w:delText xml:space="preserve">ר' </w:delText>
        </w:r>
      </w:del>
      <w:del w:id="90154" w:author="Claude" w:date="2026-10-05T09:00:00Z">
        <w:r>
          <w:rPr>
            <w:rFonts w:hint="eastAsia"/>
            <w:rtl/>
          </w:rPr>
          <w:delText>ס</w:delText>
        </w:r>
      </w:del>
      <w:del w:id="90155" w:author="Claude" w:date="2026-10-05T09:00:00Z">
        <w:r>
          <w:rPr>
            <w:rFonts w:hint="cs"/>
            <w:rtl/>
          </w:rPr>
          <w:delText>'</w:delText>
        </w:r>
      </w:del>
      <w:del w:id="90156" w:author="Claude" w:date="2026-10-05T09:00:00Z">
        <w:r>
          <w:rPr>
            <w:rtl/>
          </w:rPr>
          <w:delText xml:space="preserve"> </w:delText>
        </w:r>
      </w:del>
      <w:del w:id="90157" w:author="Claude" w:date="2026-10-05T09:00:00Z">
        <w:r>
          <w:rPr>
            <w:rFonts w:hint="cs"/>
            <w:rtl/>
          </w:rPr>
          <w:delText>41-40</w:delText>
        </w:r>
      </w:del>
      <w:del w:id="90158" w:author="Claude" w:date="2026-10-05T09:00:00Z">
        <w:r>
          <w:rPr>
            <w:rtl/>
          </w:rPr>
          <w:delText>)</w:delText>
        </w:r>
      </w:del>
      <w:ins w:id="90159" w:author="Claude" w:date="2026-10-05T09:00:00Z">
        <w:r>
          <w:rPr>
            <w:rtl/>
          </w:rPr>
          <w:t xml:space="preserve">(סעיפים 40-41 לעתירה)</w:t>
        </w:r>
      </w:ins>
      <w:r>
        <w:rPr>
          <w:rFonts w:hint="cs"/>
          <w:rtl/>
        </w:rPr>
        <w:t xml:space="preserve">, זאת, על אף </w:t>
      </w:r>
      <w:r>
        <w:rPr>
          <w:rFonts w:hint="eastAsia"/>
          <w:rtl/>
        </w:rPr>
        <w:t>שהוכרע</w:t>
      </w:r>
      <w:r>
        <w:rPr>
          <w:rtl/>
        </w:rPr>
        <w:t xml:space="preserve"> כי לא זו בלבד ש</w:t>
      </w:r>
      <w:r>
        <w:rPr>
          <w:rFonts w:hint="cs"/>
          <w:rtl/>
        </w:rPr>
        <w:t xml:space="preserve">החזר המשכנתא </w:t>
      </w:r>
      <w:r>
        <w:rPr>
          <w:rFonts w:hint="eastAsia"/>
          <w:rtl/>
        </w:rPr>
        <w:t>שולם</w:t>
      </w:r>
      <w:r>
        <w:rPr>
          <w:rtl/>
        </w:rPr>
        <w:t xml:space="preserve"> רק מחשבון הבעל</w:t>
      </w:r>
      <w:r>
        <w:rPr>
          <w:rFonts w:hint="cs"/>
          <w:rtl/>
        </w:rPr>
        <w:t xml:space="preserve"> (והיא שמרה את חשבונה לעצמה ורכשה דירה), </w:t>
      </w:r>
      <w:r>
        <w:rPr>
          <w:rFonts w:hint="eastAsia"/>
          <w:rtl/>
        </w:rPr>
        <w:t>אלא</w:t>
      </w:r>
      <w:r>
        <w:rPr>
          <w:rtl/>
        </w:rPr>
        <w:t xml:space="preserve"> שלאורך שנים </w:t>
      </w:r>
      <w:r>
        <w:rPr>
          <w:rFonts w:hint="eastAsia"/>
          <w:u w:val="single"/>
          <w:rtl/>
        </w:rPr>
        <w:t>הקיבוץ</w:t>
      </w:r>
      <w:r>
        <w:rPr>
          <w:u w:val="single"/>
          <w:rtl/>
        </w:rPr>
        <w:t xml:space="preserve"> החזיר למשיב </w:t>
      </w:r>
      <w:del w:id="90224" w:author="Claude" w:date="2026-10-05T09:00:00Z">
        <w:r>
          <w:rPr>
            <w:u w:val="single"/>
            <w:rtl/>
          </w:rPr>
          <w:delText xml:space="preserve">מידי</w:delText>
        </w:r>
      </w:del>
      <w:ins w:id="90225" w:author="Claude" w:date="2026-10-05T09:00:00Z">
        <w:r>
          <w:rPr>
            <w:u w:val="single"/>
            <w:rtl/>
          </w:rPr>
          <w:t xml:space="preserve">מדי</w:t>
        </w:r>
      </w:ins>
      <w:r>
        <w:rPr>
          <w:u w:val="single"/>
          <w:rtl/>
        </w:rPr>
        <w:t xml:space="preserve"> חודש כספים בגין הוצאות הבנייה </w:t>
      </w:r>
      <w:r>
        <w:rPr>
          <w:rFonts w:hint="cs"/>
          <w:u w:val="single"/>
          <w:rtl/>
        </w:rPr>
        <w:t xml:space="preserve">שהוציא </w:t>
      </w:r>
      <w:r>
        <w:rPr>
          <w:u w:val="single"/>
          <w:rtl/>
        </w:rPr>
        <w:t>עד לסך כולל של 412,000 ₪</w:t>
      </w:r>
      <w:r>
        <w:rPr>
          <w:rtl/>
        </w:rPr>
        <w:t xml:space="preserve"> וכי </w:t>
      </w:r>
      <w:r>
        <w:rPr>
          <w:rFonts w:hint="eastAsia"/>
          <w:b/>
          <w:bCs/>
          <w:rtl/>
        </w:rPr>
        <w:t>לאחר</w:t>
      </w:r>
      <w:r>
        <w:rPr>
          <w:b/>
          <w:bCs/>
          <w:rtl/>
        </w:rPr>
        <w:t xml:space="preserve"> שהסתיימו החזרי הקיבוץ </w:t>
      </w:r>
      <w:r>
        <w:rPr>
          <w:rtl/>
        </w:rPr>
        <w:t xml:space="preserve">(אישור הקיבוץ הוא </w:t>
      </w:r>
      <w:r>
        <w:rPr>
          <w:rFonts w:hint="eastAsia"/>
          <w:rtl/>
        </w:rPr>
        <w:t>מחודש</w:t>
      </w:r>
      <w:r>
        <w:rPr>
          <w:rFonts w:hint="cs"/>
          <w:rtl/>
        </w:rPr>
        <w:t xml:space="preserve"> </w:t>
      </w:r>
      <w:r>
        <w:rPr>
          <w:rFonts w:hint="cs"/>
          <w:b/>
          <w:bCs/>
          <w:u w:val="single"/>
          <w:rtl/>
        </w:rPr>
        <w:t>5/2020</w:t>
      </w:r>
      <w:r>
        <w:rPr>
          <w:rtl/>
        </w:rPr>
        <w:t>)</w:t>
      </w:r>
      <w:r>
        <w:rPr>
          <w:rFonts w:hint="cs"/>
          <w:rtl/>
        </w:rPr>
        <w:t>,</w:t>
      </w:r>
      <w:r>
        <w:rPr>
          <w:rtl/>
        </w:rPr>
        <w:t xml:space="preserve"> העותרת</w:t>
      </w:r>
      <w:r>
        <w:rPr>
          <w:rFonts w:hint="cs"/>
          <w:rtl/>
        </w:rPr>
        <w:t xml:space="preserve"> </w:t>
      </w:r>
      <w:r>
        <w:rPr>
          <w:rFonts w:hint="cs"/>
          <w:b/>
          <w:bCs/>
          <w:rtl/>
        </w:rPr>
        <w:t>כבר</w:t>
      </w:r>
      <w:r>
        <w:rPr>
          <w:b/>
          <w:bCs/>
          <w:rtl/>
        </w:rPr>
        <w:t xml:space="preserve"> עזבה</w:t>
      </w:r>
      <w:r>
        <w:rPr>
          <w:rtl/>
        </w:rPr>
        <w:t xml:space="preserve"> את הבית</w:t>
      </w:r>
      <w:r>
        <w:rPr>
          <w:rFonts w:hint="cs"/>
          <w:rtl/>
        </w:rPr>
        <w:t xml:space="preserve"> </w:t>
      </w:r>
      <w:del w:id="90054" w:author="Claude" w:date="2026-10-05T09:00:00Z">
        <w:r>
          <w:rPr>
            <w:rFonts w:hint="cs"/>
            <w:rtl/>
          </w:rPr>
          <w:delText xml:space="preserve">(</w:delText>
        </w:r>
      </w:del>
      <w:del w:id="90055" w:author="Claude" w:date="2026-10-05T09:00:00Z">
        <w:r>
          <w:rPr>
            <w:rtl/>
          </w:rPr>
          <w:delText>!</w:delText>
        </w:r>
      </w:del>
      <w:del w:id="90056" w:author="Claude" w:date="2026-10-05T09:00:00Z">
        <w:r>
          <w:rPr>
            <w:rFonts w:hint="cs"/>
            <w:rtl/>
          </w:rPr>
          <w:delText>)</w:delText>
        </w:r>
      </w:del>
      <w:del w:id="90057" w:author="Claude" w:date="2026-10-05T09:00:00Z">
        <w:r>
          <w:rPr>
            <w:rtl/>
          </w:rPr>
          <w:delText xml:space="preserve"> </w:delText>
        </w:r>
      </w:del>
      <w:r>
        <w:rPr>
          <w:rtl/>
        </w:rPr>
        <w:t xml:space="preserve">והמשיב שילם </w:t>
      </w:r>
      <w:r>
        <w:rPr>
          <w:u w:val="single"/>
          <w:rtl/>
        </w:rPr>
        <w:t>עוד</w:t>
      </w:r>
      <w:r>
        <w:rPr>
          <w:rtl/>
        </w:rPr>
        <w:t xml:space="preserve"> </w:t>
      </w:r>
      <w:commentRangeStart w:id="4"/>
      <w:r>
        <w:rPr>
          <w:b/>
          <w:bCs/>
          <w:rtl/>
        </w:rPr>
        <w:t xml:space="preserve">196,000 ₪</w:t>
      </w:r>
      <w:commentRangeEnd w:id="4"/>
      <w:r>
        <w:rPr>
          <w:rStyle w:val="CommentReference"/>
        </w:rPr>
        <w:commentReference w:id="4"/>
      </w:r>
      <w:r>
        <w:rPr>
          <w:b/>
          <w:bCs/>
          <w:rtl/>
        </w:rPr>
        <w:t xml:space="preserve"> למשכנתא. </w:t>
      </w:r>
    </w:p>
    <w:p w14:paraId="1D738ABF" w14:textId="0DFF3D89" w:rsidR="004E54B5" w:rsidRDefault="00F0072B" w:rsidP="004D7ECF">
      <w:pPr>
        <w:pStyle w:val="1"/>
        <w:numPr>
          <w:ilvl w:val="0"/>
          <w:numId w:val="0"/>
        </w:numPr>
        <w:tabs>
          <w:tab w:val="left" w:pos="424"/>
          <w:tab w:val="left" w:pos="9638"/>
        </w:tabs>
        <w:spacing w:before="0"/>
        <w:ind w:left="707" w:right="0" w:hanging="707"/>
        <w:rPr>
          <w:rtl/>
        </w:rPr>
      </w:pPr>
      <w:r>
        <w:rPr>
          <w:rtl/>
        </w:rPr>
        <w:tab/>
      </w:r>
      <w:r>
        <w:rPr>
          <w:rFonts w:hint="cs"/>
          <w:rtl/>
        </w:rPr>
        <w:t xml:space="preserve">ג. </w:t>
      </w:r>
      <w:r>
        <w:rPr>
          <w:color w:val="auto"/>
          <w:rtl/>
        </w:rPr>
        <w:tab/>
      </w:r>
      <w:r>
        <w:rPr>
          <w:rFonts w:hint="cs"/>
          <w:color w:val="auto"/>
          <w:rtl/>
        </w:rPr>
        <w:t>עוד טוענת</w:t>
      </w:r>
      <w:r>
        <w:rPr>
          <w:color w:val="auto"/>
          <w:rtl/>
        </w:rPr>
        <w:t xml:space="preserve"> </w:t>
      </w:r>
      <w:r>
        <w:rPr>
          <w:rFonts w:ascii="David" w:hAnsi="David" w:hint="eastAsia"/>
          <w:color w:val="auto"/>
          <w:rtl/>
        </w:rPr>
        <w:t>העותרת</w:t>
      </w:r>
      <w:r>
        <w:rPr>
          <w:rFonts w:ascii="David" w:hAnsi="David"/>
          <w:color w:val="auto"/>
          <w:rtl/>
        </w:rPr>
        <w:t xml:space="preserve"> </w:t>
      </w:r>
      <w:r>
        <w:rPr>
          <w:rFonts w:ascii="David" w:hAnsi="David" w:hint="cs"/>
          <w:color w:val="auto"/>
          <w:rtl/>
        </w:rPr>
        <w:t xml:space="preserve">כי כביכול </w:t>
      </w:r>
      <w:r>
        <w:rPr>
          <w:rFonts w:ascii="David" w:hAnsi="David"/>
          <w:color w:val="auto"/>
          <w:rtl/>
        </w:rPr>
        <w:t>"</w:t>
      </w:r>
      <w:r>
        <w:rPr>
          <w:rFonts w:ascii="David" w:hAnsi="David"/>
          <w:color w:val="auto"/>
          <w:u w:val="single"/>
          <w:rtl/>
        </w:rPr>
        <w:t>המשפחה</w:t>
      </w:r>
      <w:r>
        <w:rPr>
          <w:rFonts w:ascii="David" w:hAnsi="David"/>
          <w:color w:val="auto"/>
          <w:rtl/>
        </w:rPr>
        <w:t xml:space="preserve">" </w:t>
      </w:r>
      <w:r>
        <w:rPr>
          <w:rFonts w:ascii="David" w:hAnsi="David" w:hint="cs"/>
          <w:color w:val="auto"/>
          <w:rtl/>
        </w:rPr>
        <w:t>היא ש</w:t>
      </w:r>
      <w:r>
        <w:rPr>
          <w:rFonts w:ascii="David" w:hAnsi="David"/>
          <w:color w:val="auto"/>
          <w:rtl/>
        </w:rPr>
        <w:t>קיבלה זכויות</w:t>
      </w:r>
      <w:r>
        <w:rPr>
          <w:rFonts w:ascii="David" w:hAnsi="David" w:hint="cs"/>
          <w:color w:val="auto"/>
          <w:rtl/>
        </w:rPr>
        <w:t xml:space="preserve"> בבית</w:t>
      </w:r>
      <w:r>
        <w:rPr>
          <w:rFonts w:ascii="David" w:hAnsi="David"/>
          <w:color w:val="auto"/>
          <w:rtl/>
        </w:rPr>
        <w:t xml:space="preserve"> וכ</w:t>
      </w:r>
      <w:r>
        <w:rPr>
          <w:rFonts w:ascii="David" w:hAnsi="David" w:hint="cs"/>
          <w:color w:val="auto"/>
          <w:rtl/>
        </w:rPr>
        <w:t>י כביכול</w:t>
      </w:r>
      <w:r>
        <w:rPr>
          <w:rFonts w:ascii="David" w:hAnsi="David"/>
          <w:color w:val="auto"/>
          <w:rtl/>
        </w:rPr>
        <w:t xml:space="preserve"> "המשפחה" </w:t>
      </w:r>
      <w:r>
        <w:rPr>
          <w:rFonts w:ascii="David" w:hAnsi="David" w:hint="cs"/>
          <w:color w:val="auto"/>
          <w:rtl/>
        </w:rPr>
        <w:t>היא זו ש</w:t>
      </w:r>
      <w:r>
        <w:rPr>
          <w:rFonts w:ascii="David" w:hAnsi="David"/>
          <w:color w:val="auto"/>
          <w:rtl/>
        </w:rPr>
        <w:t xml:space="preserve">עברה "אבחון כלכלי" לפני הבנייה (</w:t>
      </w:r>
      <w:del w:id="90164" w:author="Claude" w:date="2026-10-05T09:00:00Z">
        <w:r>
          <w:rPr>
            <w:rFonts w:ascii="David" w:hAnsi="David"/>
            <w:color w:val="auto"/>
            <w:rtl/>
          </w:rPr>
          <w:delText xml:space="preserve">סעיף 11</w:delText>
        </w:r>
      </w:del>
      <w:ins w:id="90165" w:author="Claude" w:date="2026-10-05T09:00:00Z">
        <w:r>
          <w:rPr>
            <w:rFonts w:ascii="David" w:hAnsi="David"/>
            <w:color w:val="auto"/>
            <w:rtl/>
          </w:rPr>
          <w:t xml:space="preserve">סעיף 11 לעתירה</w:t>
        </w:r>
      </w:ins>
      <w:r>
        <w:rPr>
          <w:rFonts w:ascii="David" w:hAnsi="David"/>
          <w:color w:val="auto"/>
          <w:rtl/>
        </w:rPr>
        <w:t xml:space="preserve">) - טענות </w:t>
      </w:r>
      <w:r>
        <w:rPr>
          <w:rFonts w:ascii="David" w:hAnsi="David" w:hint="cs"/>
          <w:b/>
          <w:bCs/>
          <w:color w:val="auto"/>
          <w:u w:val="single"/>
          <w:rtl/>
        </w:rPr>
        <w:t>שנדחו בביה"ד</w:t>
      </w:r>
      <w:r>
        <w:rPr>
          <w:rFonts w:ascii="David" w:hAnsi="David" w:hint="cs"/>
          <w:color w:val="auto"/>
          <w:u w:val="single"/>
          <w:rtl/>
        </w:rPr>
        <w:t>,</w:t>
      </w:r>
      <w:r>
        <w:rPr>
          <w:rFonts w:ascii="David" w:hAnsi="David"/>
          <w:color w:val="auto"/>
          <w:u w:val="single"/>
          <w:rtl/>
        </w:rPr>
        <w:t xml:space="preserve"> ו</w:t>
      </w:r>
      <w:r>
        <w:rPr>
          <w:rFonts w:ascii="David" w:hAnsi="David" w:hint="eastAsia"/>
          <w:color w:val="auto"/>
          <w:u w:val="single"/>
          <w:rtl/>
        </w:rPr>
        <w:t>הוכח</w:t>
      </w:r>
      <w:r>
        <w:rPr>
          <w:rFonts w:ascii="David" w:hAnsi="David"/>
          <w:color w:val="auto"/>
          <w:u w:val="single"/>
          <w:rtl/>
        </w:rPr>
        <w:t xml:space="preserve"> שהבנייה התאפשרה </w:t>
      </w:r>
      <w:r>
        <w:rPr>
          <w:rFonts w:ascii="David" w:hAnsi="David"/>
          <w:b/>
          <w:bCs/>
          <w:color w:val="auto"/>
          <w:u w:val="single"/>
          <w:rtl/>
        </w:rPr>
        <w:t xml:space="preserve">רק </w:t>
      </w:r>
      <w:r>
        <w:rPr>
          <w:rFonts w:ascii="David" w:hAnsi="David"/>
          <w:color w:val="auto"/>
          <w:u w:val="single"/>
          <w:rtl/>
        </w:rPr>
        <w:t>לבעל</w:t>
      </w:r>
      <w:r>
        <w:rPr>
          <w:rFonts w:ascii="David" w:hAnsi="David" w:hint="cs"/>
          <w:color w:val="auto"/>
          <w:u w:val="single"/>
          <w:rtl/>
        </w:rPr>
        <w:t xml:space="preserve">, הוא קיבל את </w:t>
      </w:r>
      <w:del w:id="90295" w:author="Claude" w:date="2026-10-05T09:00:00Z">
        <w:r>
          <w:rPr>
            <w:rFonts w:ascii="David" w:hAnsi="David" w:hint="cs"/>
            <w:color w:val="auto"/>
            <w:u w:val="single"/>
            <w:rtl/>
          </w:rPr>
          <w:delText xml:space="preserve">זכיותיו</w:delText>
        </w:r>
      </w:del>
      <w:ins w:id="90296" w:author="Claude" w:date="2026-10-05T09:00:00Z">
        <w:r>
          <w:rPr>
            <w:rFonts w:ascii="David" w:hAnsi="David" w:hint="cs"/>
            <w:color w:val="auto"/>
            <w:u w:val="single"/>
            <w:rtl/>
          </w:rPr>
          <w:t xml:space="preserve">זכויותיו</w:t>
        </w:r>
      </w:ins>
      <w:r>
        <w:rPr>
          <w:rFonts w:ascii="David" w:hAnsi="David" w:hint="cs"/>
          <w:color w:val="auto"/>
          <w:u w:val="single"/>
          <w:rtl/>
        </w:rPr>
        <w:t xml:space="preserve"> כחבר </w:t>
      </w:r>
      <w:r>
        <w:rPr>
          <w:rFonts w:ascii="David" w:hAnsi="David" w:hint="cs"/>
          <w:b/>
          <w:bCs/>
          <w:color w:val="auto"/>
          <w:u w:val="single"/>
          <w:rtl/>
        </w:rPr>
        <w:t>יחיד</w:t>
      </w:r>
      <w:r>
        <w:rPr>
          <w:rFonts w:ascii="David" w:hAnsi="David" w:hint="cs"/>
          <w:color w:val="auto"/>
          <w:u w:val="single"/>
          <w:rtl/>
        </w:rPr>
        <w:t xml:space="preserve">, וזאת </w:t>
      </w:r>
      <w:r>
        <w:rPr>
          <w:rFonts w:ascii="David" w:hAnsi="David"/>
          <w:b/>
          <w:bCs/>
          <w:color w:val="auto"/>
          <w:u w:val="single"/>
          <w:rtl/>
        </w:rPr>
        <w:t xml:space="preserve">רק </w:t>
      </w:r>
      <w:r>
        <w:rPr>
          <w:rFonts w:ascii="David" w:hAnsi="David"/>
          <w:color w:val="auto"/>
          <w:u w:val="single"/>
          <w:rtl/>
        </w:rPr>
        <w:t>בשל זכויות בני גילו בקיבוץ והוותק שלו</w:t>
      </w:r>
      <w:r>
        <w:rPr>
          <w:rFonts w:ascii="David" w:hAnsi="David" w:hint="cs"/>
          <w:color w:val="auto"/>
          <w:rtl/>
        </w:rPr>
        <w:t xml:space="preserve">. </w:t>
      </w:r>
      <w:r>
        <w:rPr>
          <w:rFonts w:ascii="David" w:hAnsi="David"/>
          <w:color w:val="auto"/>
          <w:rtl/>
        </w:rPr>
        <w:t xml:space="preserve"> </w:t>
      </w:r>
    </w:p>
    <w:p w14:paraId="624EE7A4" w14:textId="5471C108" w:rsidR="009C3FBF" w:rsidRDefault="004E54B5" w:rsidP="009C3FBF">
      <w:pPr>
        <w:pStyle w:val="1"/>
        <w:numPr>
          <w:ilvl w:val="0"/>
          <w:numId w:val="0"/>
        </w:numPr>
        <w:tabs>
          <w:tab w:val="left" w:pos="424"/>
          <w:tab w:val="left" w:pos="9638"/>
        </w:tabs>
        <w:spacing w:before="0"/>
        <w:ind w:left="707" w:right="0" w:hanging="707"/>
        <w:rPr>
          <w:rtl/>
        </w:rPr>
      </w:pPr>
      <w:r>
        <w:rPr>
          <w:rFonts w:hint="cs"/>
          <w:rtl/>
        </w:rPr>
        <w:t xml:space="preserve"> </w:t>
      </w:r>
      <w:r>
        <w:rPr>
          <w:rtl/>
        </w:rPr>
        <w:tab/>
      </w:r>
      <w:r>
        <w:rPr>
          <w:rFonts w:hint="cs"/>
          <w:rtl/>
        </w:rPr>
        <w:t xml:space="preserve">ד. </w:t>
      </w:r>
      <w:r>
        <w:rPr>
          <w:rFonts w:hint="cs"/>
          <w:color w:val="auto"/>
          <w:rtl/>
        </w:rPr>
        <w:t>בנוסף</w:t>
      </w:r>
      <w:r>
        <w:rPr>
          <w:color w:val="auto"/>
          <w:rtl/>
        </w:rPr>
        <w:t xml:space="preserve">, </w:t>
      </w:r>
      <w:r>
        <w:rPr>
          <w:rFonts w:ascii="David" w:hAnsi="David" w:hint="eastAsia"/>
          <w:color w:val="auto"/>
          <w:rtl/>
        </w:rPr>
        <w:t>העותרת</w:t>
      </w:r>
      <w:r>
        <w:rPr>
          <w:rFonts w:ascii="David" w:hAnsi="David"/>
          <w:color w:val="auto"/>
          <w:rtl/>
        </w:rPr>
        <w:t xml:space="preserve"> </w:t>
      </w:r>
      <w:r>
        <w:rPr>
          <w:rFonts w:ascii="David" w:hAnsi="David" w:hint="eastAsia"/>
          <w:b/>
          <w:bCs/>
          <w:color w:val="auto"/>
          <w:rtl/>
        </w:rPr>
        <w:t>מתמקדת</w:t>
      </w:r>
      <w:r>
        <w:rPr>
          <w:rFonts w:ascii="David" w:hAnsi="David"/>
          <w:b/>
          <w:bCs/>
          <w:color w:val="auto"/>
          <w:rtl/>
        </w:rPr>
        <w:t xml:space="preserve"> שוב ושוב בהסכם 2006</w:t>
      </w:r>
      <w:r>
        <w:rPr>
          <w:rFonts w:ascii="David" w:hAnsi="David" w:hint="cs"/>
          <w:color w:val="auto"/>
          <w:rtl/>
        </w:rPr>
        <w:t>, הגם שהסכם זה</w:t>
      </w:r>
      <w:r>
        <w:rPr>
          <w:rFonts w:ascii="David" w:hAnsi="David"/>
          <w:color w:val="auto"/>
          <w:rtl/>
        </w:rPr>
        <w:t xml:space="preserve"> </w:t>
      </w:r>
      <w:r>
        <w:rPr>
          <w:rFonts w:ascii="David" w:hAnsi="David" w:hint="eastAsia"/>
          <w:color w:val="auto"/>
          <w:highlight w:val="yellow"/>
          <w:u w:val="single"/>
          <w:rtl/>
        </w:rPr>
        <w:t>לא</w:t>
      </w:r>
      <w:r>
        <w:rPr>
          <w:rFonts w:ascii="David" w:hAnsi="David"/>
          <w:color w:val="auto"/>
          <w:highlight w:val="yellow"/>
          <w:u w:val="single"/>
          <w:rtl/>
        </w:rPr>
        <w:t xml:space="preserve"> העניק למשיב שום זכות</w:t>
      </w:r>
      <w:r>
        <w:rPr>
          <w:rFonts w:ascii="David" w:hAnsi="David"/>
          <w:color w:val="auto"/>
          <w:u w:val="single"/>
          <w:rtl/>
        </w:rPr>
        <w:t xml:space="preserve"> חדשה</w:t>
      </w:r>
      <w:r>
        <w:rPr>
          <w:rFonts w:ascii="David" w:hAnsi="David"/>
          <w:color w:val="auto"/>
          <w:rtl/>
        </w:rPr>
        <w:t xml:space="preserve"> אלא </w:t>
      </w:r>
      <w:r>
        <w:rPr>
          <w:rFonts w:ascii="David" w:hAnsi="David" w:hint="cs"/>
          <w:color w:val="auto"/>
          <w:rtl/>
        </w:rPr>
        <w:t xml:space="preserve">רק </w:t>
      </w:r>
      <w:r>
        <w:rPr>
          <w:rFonts w:ascii="David" w:hAnsi="David"/>
          <w:color w:val="auto"/>
          <w:rtl/>
        </w:rPr>
        <w:t xml:space="preserve">העביר את זכות המגורים </w:t>
      </w:r>
      <w:r>
        <w:rPr>
          <w:rFonts w:ascii="David" w:hAnsi="David" w:hint="cs"/>
          <w:color w:val="auto"/>
          <w:rtl/>
        </w:rPr>
        <w:t xml:space="preserve">הקיימת שלו משנת 1984 </w:t>
      </w:r>
      <w:r>
        <w:rPr>
          <w:rFonts w:ascii="David" w:hAnsi="David"/>
          <w:color w:val="auto"/>
          <w:rtl/>
        </w:rPr>
        <w:t xml:space="preserve">לבית אחר </w:t>
      </w:r>
      <w:r>
        <w:rPr>
          <w:rFonts w:ascii="David" w:hAnsi="David" w:hint="eastAsia"/>
          <w:color w:val="auto"/>
          <w:rtl/>
        </w:rPr>
        <w:t>בקיבוץ</w:t>
      </w:r>
      <w:r>
        <w:rPr>
          <w:rFonts w:ascii="David" w:hAnsi="David" w:hint="cs"/>
          <w:color w:val="auto"/>
          <w:rtl/>
        </w:rPr>
        <w:t xml:space="preserve">, וכפי שקבע ביה"ד באופן מפורש בפסק דינו: </w:t>
      </w:r>
      <w:commentRangeStart w:id="9"/>
      <w:del w:id="90013" w:author="Claude" w:date="2026-10-05T09:00:00Z">
        <w:r>
          <w:rPr>
            <w:rFonts w:ascii="David" w:hAnsi="David" w:hint="cs"/>
            <w:color w:val="auto"/>
            <w:rtl/>
          </w:rPr>
          <w:delText xml:space="preserve">"החל משנת 1992 קיבל האיש מהקיבוץ בית בן 4 חד', </w:delText>
        </w:r>
      </w:del>
      <w:del w:id="90014" w:author="Claude" w:date="2026-10-05T09:00:00Z">
        <w:r>
          <w:rPr>
            <w:rFonts w:ascii="David" w:hAnsi="David" w:hint="eastAsia"/>
            <w:b/>
            <w:bCs/>
            <w:color w:val="auto"/>
            <w:rtl/>
          </w:rPr>
          <w:delText>והזכות</w:delText>
        </w:r>
      </w:del>
      <w:del w:id="90015" w:author="Claude" w:date="2026-10-05T09:00:00Z">
        <w:r>
          <w:rPr>
            <w:rFonts w:ascii="David" w:hAnsi="David"/>
            <w:b/>
            <w:bCs/>
            <w:color w:val="auto"/>
            <w:rtl/>
          </w:rPr>
          <w:delText xml:space="preserve"> מהבית הראשון, הועברה לבית השני</w:delText>
        </w:r>
      </w:del>
      <w:del w:id="90016" w:author="Claude" w:date="2026-10-05T09:00:00Z">
        <w:r>
          <w:rPr>
            <w:rFonts w:ascii="David" w:hAnsi="David" w:hint="cs"/>
            <w:color w:val="auto"/>
            <w:rtl/>
          </w:rPr>
          <w:delText xml:space="preserve">"</w:delText>
        </w:r>
      </w:del>
      <w:ins w:id="90017" w:author="Claude" w:date="2026-10-05T09:00:00Z">
        <w:r>
          <w:rPr>
            <w:rFonts w:ascii="David" w:hAnsi="David" w:hint="cs"/>
            <w:color w:val="auto"/>
            <w:rtl/>
          </w:rPr>
          <w:t xml:space="preserve">"בניית הבית הסתיימה בשנת 2010, ובמקביל האיש ויתר על זכות מגורים בבית הקודם" (עמ' 9 לפסה"ד האזורי)</w:t>
        </w:r>
      </w:ins>
      <w:commentRangeEnd w:id="9"/>
      <w:r>
        <w:rPr>
          <w:rStyle w:val="CommentReference"/>
        </w:rPr>
        <w:commentReference w:id="9"/>
      </w:r>
      <w:r>
        <w:rPr>
          <w:rFonts w:ascii="David" w:hAnsi="David" w:hint="cs"/>
          <w:color w:val="auto"/>
          <w:rtl/>
        </w:rPr>
        <w:t xml:space="preserve">.</w:t>
      </w:r>
    </w:p>
    <w:p w14:paraId="05B9E938" w14:textId="57DF5A3E" w:rsidR="005E2254" w:rsidRDefault="009C3FBF" w:rsidP="009C3FBF">
      <w:pPr>
        <w:pStyle w:val="1"/>
        <w:numPr>
          <w:ilvl w:val="0"/>
          <w:numId w:val="0"/>
        </w:numPr>
        <w:tabs>
          <w:tab w:val="left" w:pos="424"/>
          <w:tab w:val="left" w:pos="9638"/>
        </w:tabs>
        <w:spacing w:before="0"/>
        <w:ind w:left="707" w:right="0" w:hanging="707"/>
        <w:rPr>
          <w:rtl/>
        </w:rPr>
      </w:pPr>
      <w:r>
        <w:rPr>
          <w:rtl/>
        </w:rPr>
        <w:tab/>
        <w:tab/>
      </w:r>
      <w:r>
        <w:rPr>
          <w:rFonts w:hint="cs"/>
          <w:rtl/>
        </w:rPr>
        <w:t>בהקשר זה נקבע בפסיקה</w:t>
      </w:r>
      <w:r>
        <w:rPr>
          <w:rtl/>
        </w:rPr>
        <w:t xml:space="preserve"> </w:t>
      </w:r>
      <w:r>
        <w:rPr>
          <w:rFonts w:hint="cs"/>
          <w:rtl/>
        </w:rPr>
        <w:t>(</w:t>
      </w:r>
      <w:r>
        <w:rPr>
          <w:rtl/>
        </w:rPr>
        <w:t xml:space="preserve">עמ"ש (מחוזי חיפה) 38445-08-17 </w:t>
      </w:r>
      <w:r>
        <w:rPr>
          <w:b/>
          <w:bCs/>
          <w:rtl/>
        </w:rPr>
        <w:t>פלוני נ' אלמונית</w:t>
      </w:r>
      <w:r>
        <w:rPr>
          <w:rFonts w:hint="cs"/>
          <w:rtl/>
        </w:rPr>
        <w:t>, פס' 47</w:t>
      </w:r>
      <w:r>
        <w:rPr>
          <w:rtl/>
        </w:rPr>
        <w:t xml:space="preserve"> (</w:t>
      </w:r>
      <w:del w:id="90119" w:author="Claude" w:date="2026-10-05T09:00:00Z">
        <w:r>
          <w:rPr>
            <w:rtl/>
          </w:rPr>
          <w:delText xml:space="preserve">נבו 5.10.2018</w:delText>
        </w:r>
      </w:del>
      <w:ins w:id="90120" w:author="Claude" w:date="2026-10-05T09:00:00Z">
        <w:r>
          <w:rPr>
            <w:rtl/>
          </w:rPr>
          <w:t xml:space="preserve">נבו, 5.10.2018</w:t>
        </w:r>
      </w:ins>
      <w:r>
        <w:rPr>
          <w:rtl/>
        </w:rPr>
        <w:t xml:space="preserve">)</w:t>
      </w:r>
      <w:r>
        <w:rPr>
          <w:rFonts w:hint="cs"/>
          <w:rtl/>
        </w:rPr>
        <w:t xml:space="preserve">): </w:t>
      </w:r>
    </w:p>
    <w:p w14:paraId="3C8CA69B" w14:textId="6C582AE2" w:rsidR="009C3FBF" w:rsidRPr="009C3FBF" w:rsidRDefault="009C3FBF" w:rsidP="00FB3450">
      <w:pPr>
        <w:pStyle w:val="a0"/>
        <w:ind w:left="707"/>
        <w:rPr>
          <w:rtl/>
        </w:rPr>
      </w:pPr>
      <w:r>
        <w:rPr>
          <w:rFonts w:hint="cs"/>
          <w:rtl/>
        </w:rPr>
        <w:t>"ב</w:t>
      </w:r>
      <w:r>
        <w:rPr>
          <w:rtl/>
        </w:rPr>
        <w:t xml:space="preserve">התאם לספרות ולהלכה הפסוקה ניתן להמיר </w:t>
      </w:r>
      <w:r>
        <w:rPr>
          <w:rFonts w:hint="cs"/>
          <w:rtl/>
        </w:rPr>
        <w:t>'</w:t>
      </w:r>
      <w:r>
        <w:rPr>
          <w:rtl/>
        </w:rPr>
        <w:t>נכס חיצוני</w:t>
      </w:r>
      <w:r>
        <w:rPr>
          <w:rFonts w:hint="cs"/>
          <w:rtl/>
        </w:rPr>
        <w:t>'</w:t>
      </w:r>
      <w:r>
        <w:rPr>
          <w:rtl/>
        </w:rPr>
        <w:t xml:space="preserve"> של בן הזוג, שנצבר לפני תקופת החיים המשותפת/הנישואין, ב</w:t>
      </w:r>
      <w:r>
        <w:rPr>
          <w:rFonts w:hint="cs"/>
          <w:rtl/>
        </w:rPr>
        <w:t>'</w:t>
      </w:r>
      <w:r>
        <w:rPr>
          <w:rtl/>
        </w:rPr>
        <w:t>נכס חיצוני</w:t>
      </w:r>
      <w:r>
        <w:rPr>
          <w:rFonts w:hint="cs"/>
          <w:rtl/>
        </w:rPr>
        <w:t>'</w:t>
      </w:r>
      <w:r>
        <w:rPr>
          <w:rtl/>
        </w:rPr>
        <w:t xml:space="preserve"> אחר שיירכש ע"י אותו הזוג בתקופת החיים המשותפים/הנישואין, ויירשם על שמו בלבד. </w:t>
      </w:r>
      <w:r>
        <w:rPr>
          <w:b/>
          <w:bCs/>
          <w:rtl/>
        </w:rPr>
        <w:t xml:space="preserve">דוגמא פשוטה ומקובלת לכך – מכירת דירה שהיתה </w:t>
      </w:r>
      <w:r>
        <w:rPr>
          <w:rFonts w:hint="cs"/>
          <w:b/>
          <w:bCs/>
          <w:rtl/>
        </w:rPr>
        <w:t>'</w:t>
      </w:r>
      <w:r>
        <w:rPr>
          <w:b/>
          <w:bCs/>
          <w:rtl/>
        </w:rPr>
        <w:t>נכס חיצוני</w:t>
      </w:r>
      <w:r>
        <w:rPr>
          <w:rFonts w:hint="cs"/>
          <w:b/>
          <w:bCs/>
          <w:rtl/>
        </w:rPr>
        <w:t>'</w:t>
      </w:r>
      <w:r>
        <w:rPr>
          <w:b/>
          <w:bCs/>
          <w:rtl/>
        </w:rPr>
        <w:t xml:space="preserve"> של מי מבני הזוג ורכישת דירה אחרת תחתיה שתירשם על שם אותו בן זוג. במקרה כזה הכספים שיתקבלו ממכירת הדירה שהיוותה </w:t>
      </w:r>
      <w:r>
        <w:rPr>
          <w:rFonts w:hint="cs"/>
          <w:b/>
          <w:bCs/>
          <w:rtl/>
        </w:rPr>
        <w:t>'</w:t>
      </w:r>
      <w:r>
        <w:rPr>
          <w:b/>
          <w:bCs/>
          <w:rtl/>
        </w:rPr>
        <w:t>נכס חיצוני</w:t>
      </w:r>
      <w:r>
        <w:rPr>
          <w:rFonts w:hint="cs"/>
          <w:b/>
          <w:bCs/>
          <w:rtl/>
        </w:rPr>
        <w:t>'</w:t>
      </w:r>
      <w:r>
        <w:rPr>
          <w:b/>
          <w:bCs/>
          <w:rtl/>
        </w:rPr>
        <w:t xml:space="preserve"> ימשיכו לשמור על צביונם כ</w:t>
      </w:r>
      <w:r>
        <w:rPr>
          <w:rFonts w:hint="cs"/>
          <w:b/>
          <w:bCs/>
          <w:rtl/>
        </w:rPr>
        <w:t>'</w:t>
      </w:r>
      <w:r>
        <w:rPr>
          <w:b/>
          <w:bCs/>
          <w:rtl/>
        </w:rPr>
        <w:t>נכס חיצוני</w:t>
      </w:r>
      <w:r>
        <w:rPr>
          <w:rFonts w:hint="cs"/>
          <w:b/>
          <w:bCs/>
          <w:rtl/>
        </w:rPr>
        <w:t>'</w:t>
      </w:r>
      <w:r>
        <w:rPr>
          <w:rtl/>
        </w:rPr>
        <w:t xml:space="preserve">, והאיזון בין בני הזוג בדירה החדשה יהיה רק מעבר לכספים אלה. עמד על-כך המלומד ניסים שלם בספרו, </w:t>
      </w:r>
      <w:r>
        <w:rPr>
          <w:b/>
          <w:bCs/>
          <w:rtl/>
        </w:rPr>
        <w:t>יחסי ממון ורכוש הדין והפסיק</w:t>
      </w:r>
      <w:r>
        <w:rPr>
          <w:rtl/>
        </w:rPr>
        <w:t xml:space="preserve">ה, עמודים 152-153, בציינו כדלקמן: </w:t>
      </w:r>
      <w:r>
        <w:rPr>
          <w:rFonts w:hint="cs"/>
          <w:rtl/>
        </w:rPr>
        <w:t>'</w:t>
      </w:r>
      <w:r>
        <w:rPr>
          <w:rtl/>
        </w:rPr>
        <w:t xml:space="preserve">לכאורה סעיף 5(א)(1) לחוק יחסי ממון קובע מבחן טכני, המתייחס למצבת הנכסים במועד פקיעת הנישואין. במילים אחרות, לכאורה, מועד הרכישה של הנכס ודרך הגעתו של הנכס הקיים במועד פקיעת הנישואין, הם אלה שיקבעו אם הנכס הוא בר איזון אם לאו... ...טול את המקרה... בו הוחלף נכס בנכס; היינו, הדירה הקטנה שימשה למימון החדשה. יש מקום לסבור כי הסייג שבסעיף 5(א)(1) לא יחול, מכיוון שבמועד פקיעת הנישואין הנכס שהיה על –שם הבעל ערב הנישואין אינו קיים עוד. ואולם נראה לי כי המבחן על-פי סעיף 5(א)(1) לחוק אינו יכול להיות מבחן טכני; היינו, נכס שהיה לבן זוג ערב הנישואין, ואשר לא שמר על </w:t>
      </w:r>
      <w:del w:id="90331" w:author="Claude" w:date="2026-10-05T09:00:00Z">
        <w:r>
          <w:rPr>
            <w:rtl/>
          </w:rPr>
          <w:delText xml:space="preserve"> </w:delText>
        </w:r>
      </w:del>
      <w:r>
        <w:rPr>
          <w:rtl/>
        </w:rPr>
        <w:t xml:space="preserve">צביונו, לא יתחשבו בו במועד איזון המשאבים. </w:t>
      </w:r>
      <w:r>
        <w:rPr>
          <w:b/>
          <w:bCs/>
          <w:rtl/>
        </w:rPr>
        <w:t>יש בהחלט מקום לעקוב אחר הנכסים ותמורותיהם ותחלופיהם, ולזכות את בן הזוג האחר במחצית שווי הנכסים שנצברו במהלך הנישואין, תוך התחשבות בנכסים שאינם בני איזון. מסקנה זו תעשה צדק עם כל אחד מבני הזוג</w:t>
      </w:r>
      <w:r>
        <w:rPr>
          <w:rtl/>
        </w:rPr>
        <w:t>...</w:t>
      </w:r>
      <w:r>
        <w:rPr>
          <w:rFonts w:hint="cs"/>
          <w:rtl/>
        </w:rPr>
        <w:t>'</w:t>
      </w:r>
      <w:r>
        <w:rPr>
          <w:rtl/>
        </w:rPr>
        <w:t xml:space="preserve">. </w:t>
      </w:r>
      <w:r>
        <w:rPr>
          <w:b/>
          <w:bCs/>
          <w:rtl/>
        </w:rPr>
        <w:t>זו למעשה גם גישת ההלכה הפסוקה כדלקמן</w:t>
      </w:r>
      <w:r>
        <w:rPr>
          <w:rtl/>
        </w:rPr>
        <w:t xml:space="preserve">: בג"צ 5416/09 </w:t>
      </w:r>
      <w:r>
        <w:rPr>
          <w:b/>
          <w:bCs/>
          <w:rtl/>
        </w:rPr>
        <w:t>פלונית נ' פלוני ואח'</w:t>
      </w:r>
      <w:r>
        <w:rPr>
          <w:rtl/>
        </w:rPr>
        <w:t xml:space="preserve"> [פורסם בנבו] (10.2.10, סעיף יז). עמ (ת"א) 1038/99 </w:t>
      </w:r>
      <w:r>
        <w:rPr>
          <w:b/>
          <w:bCs/>
          <w:rtl/>
        </w:rPr>
        <w:t>פלוני נ' פלונית</w:t>
      </w:r>
      <w:r>
        <w:rPr>
          <w:rtl/>
        </w:rPr>
        <w:t xml:space="preserve"> [פורסם בנבו]</w:t>
      </w:r>
      <w:r>
        <w:t xml:space="preserve"> (20.10.99)</w:t>
      </w:r>
      <w:r>
        <w:rPr>
          <w:rFonts w:hint="cs"/>
          <w:rtl/>
        </w:rPr>
        <w:t>".</w:t>
      </w:r>
    </w:p>
    <w:p w14:paraId="3D5369CF" w14:textId="77777777" w:rsidR="002C1D80" w:rsidRDefault="002C1D80" w:rsidP="004D7ECF">
      <w:pPr>
        <w:keepNext w:val="0"/>
        <w:rPr>
          <w:rFonts w:ascii="David" w:eastAsia="David" w:hAnsi="David"/>
          <w:b/>
          <w:bCs/>
          <w:highlight w:val="lightGray"/>
          <w:u w:val="double"/>
          <w:shd w:val="clear" w:color="auto" w:fill="D9D9D9" w:themeFill="background1" w:themeFillShade="D9"/>
          <w:rtl/>
        </w:rPr>
      </w:pPr>
    </w:p>
    <w:p w14:paraId="08A4C838" w14:textId="4D49426C" w:rsidR="0002293D" w:rsidRPr="005422C8" w:rsidRDefault="005B62B4" w:rsidP="004D7ECF">
      <w:pPr>
        <w:keepNext w:val="0"/>
        <w:rPr>
          <w:rFonts w:ascii="David" w:eastAsia="David" w:hAnsi="David"/>
          <w:u w:val="double"/>
          <w:shd w:val="clear" w:color="auto" w:fill="D9D9D9" w:themeFill="background1" w:themeFillShade="D9"/>
          <w:rtl/>
        </w:rPr>
      </w:pPr>
      <w:r>
        <w:rPr>
          <w:rFonts w:ascii="David" w:eastAsia="David" w:hAnsi="David" w:hint="cs"/>
          <w:b/>
          <w:bCs/>
          <w:highlight w:val="lightGray"/>
          <w:u w:val="double"/>
          <w:shd w:val="clear" w:color="auto" w:fill="D9D9D9" w:themeFill="background1" w:themeFillShade="D9"/>
          <w:rtl/>
        </w:rPr>
        <w:t>ז</w:t>
      </w:r>
      <w:r>
        <w:rPr>
          <w:rFonts w:ascii="David" w:eastAsia="David" w:hAnsi="David"/>
          <w:highlight w:val="lightGray"/>
          <w:u w:val="double"/>
          <w:shd w:val="clear" w:color="auto" w:fill="D9D9D9" w:themeFill="background1" w:themeFillShade="D9"/>
          <w:rtl/>
        </w:rPr>
        <w:t xml:space="preserve">. </w:t>
      </w:r>
      <w:r>
        <w:rPr>
          <w:rFonts w:ascii="David" w:eastAsia="David" w:hAnsi="David" w:hint="eastAsia"/>
          <w:highlight w:val="lightGray"/>
          <w:u w:val="double"/>
          <w:shd w:val="clear" w:color="auto" w:fill="D9D9D9" w:themeFill="background1" w:themeFillShade="D9"/>
          <w:rtl/>
        </w:rPr>
        <w:t>דינה</w:t>
      </w:r>
      <w:r>
        <w:rPr>
          <w:rFonts w:ascii="David" w:eastAsia="David" w:hAnsi="David"/>
          <w:highlight w:val="lightGray"/>
          <w:u w:val="double"/>
          <w:shd w:val="clear" w:color="auto" w:fill="D9D9D9" w:themeFill="background1" w:themeFillShade="D9"/>
          <w:rtl/>
        </w:rPr>
        <w:t xml:space="preserve"> של </w:t>
      </w:r>
      <w:del w:id="90183" w:author="Claude" w:date="2026-10-05T09:00:00Z">
        <w:r>
          <w:rPr>
            <w:rFonts w:ascii="David" w:eastAsia="David" w:hAnsi="David" w:hint="cs"/>
            <w:highlight w:val="lightGray"/>
            <w:u w:val="double"/>
            <w:shd w:val="clear" w:color="auto" w:fill="D9D9D9" w:themeFill="background1" w:themeFillShade="D9"/>
            <w:rtl/>
          </w:rPr>
          <w:delText>נטענה</w:delText>
        </w:r>
      </w:del>
      <w:ins w:id="90184" w:author="Claude" w:date="2026-10-05T09:00:00Z">
        <w:r>
          <w:rPr>
            <w:rFonts w:ascii="David" w:eastAsia="David" w:hAnsi="David" w:hint="cs"/>
            <w:highlight w:val="lightGray"/>
            <w:u w:val="double"/>
            <w:shd w:val="clear" w:color="auto" w:fill="D9D9D9" w:themeFill="background1" w:themeFillShade="D9"/>
            <w:rtl/>
          </w:rPr>
          <w:t xml:space="preserve">הטענה</w:t>
        </w:r>
      </w:ins>
      <w:r>
        <w:rPr>
          <w:rFonts w:ascii="David" w:eastAsia="David" w:hAnsi="David"/>
          <w:highlight w:val="lightGray"/>
          <w:u w:val="double"/>
          <w:shd w:val="clear" w:color="auto" w:fill="D9D9D9" w:themeFill="background1" w:themeFillShade="D9"/>
          <w:rtl/>
        </w:rPr>
        <w:t xml:space="preserve"> המשנית</w:t>
      </w:r>
      <w:r>
        <w:rPr>
          <w:rFonts w:ascii="David" w:eastAsia="David" w:hAnsi="David" w:hint="cs"/>
          <w:u w:val="double"/>
          <w:shd w:val="clear" w:color="auto" w:fill="D9D9D9" w:themeFill="background1" w:themeFillShade="D9"/>
          <w:rtl/>
        </w:rPr>
        <w:t xml:space="preserve"> שעניינה במתן סעדים "הנוגעים לצד ג'" (</w:t>
      </w:r>
      <w:del w:id="90166" w:author="Claude" w:date="2026-10-05T09:00:00Z">
        <w:r>
          <w:rPr>
            <w:rFonts w:ascii="David" w:eastAsia="David" w:hAnsi="David" w:hint="cs"/>
            <w:u w:val="double"/>
            <w:shd w:val="clear" w:color="auto" w:fill="D9D9D9" w:themeFill="background1" w:themeFillShade="D9"/>
            <w:rtl/>
          </w:rPr>
          <w:delText xml:space="preserve">סעיפים 72-79</w:delText>
        </w:r>
      </w:del>
      <w:ins w:id="90167" w:author="Claude" w:date="2026-10-05T09:00:00Z">
        <w:r>
          <w:rPr>
            <w:rFonts w:ascii="David" w:eastAsia="David" w:hAnsi="David" w:hint="cs"/>
            <w:u w:val="double"/>
            <w:shd w:val="clear" w:color="auto" w:fill="D9D9D9" w:themeFill="background1" w:themeFillShade="D9"/>
            <w:rtl/>
          </w:rPr>
          <w:t xml:space="preserve">סעיפים 72-79 לעתירה</w:t>
        </w:r>
      </w:ins>
      <w:r>
        <w:rPr>
          <w:rFonts w:ascii="David" w:eastAsia="David" w:hAnsi="David" w:hint="cs"/>
          <w:u w:val="double"/>
          <w:shd w:val="clear" w:color="auto" w:fill="D9D9D9" w:themeFill="background1" w:themeFillShade="D9"/>
          <w:rtl/>
        </w:rPr>
        <w:t xml:space="preserve">) </w:t>
      </w:r>
      <w:r>
        <w:rPr>
          <w:rFonts w:ascii="David" w:eastAsia="David" w:hAnsi="David"/>
          <w:u w:val="double"/>
          <w:shd w:val="clear" w:color="auto" w:fill="D9D9D9" w:themeFill="background1" w:themeFillShade="D9"/>
          <w:rtl/>
        </w:rPr>
        <w:t>–</w:t>
      </w:r>
      <w:r>
        <w:rPr>
          <w:rFonts w:ascii="David" w:eastAsia="David" w:hAnsi="David" w:hint="cs"/>
          <w:u w:val="double"/>
          <w:shd w:val="clear" w:color="auto" w:fill="D9D9D9" w:themeFill="background1" w:themeFillShade="D9"/>
          <w:rtl/>
        </w:rPr>
        <w:t xml:space="preserve"> להידחות גם כן</w:t>
      </w:r>
    </w:p>
    <w:p w14:paraId="24BE8167" w14:textId="0E85FCEF" w:rsidR="0014641C" w:rsidRDefault="00056F19" w:rsidP="004D7ECF">
      <w:pPr>
        <w:pStyle w:val="1"/>
        <w:numPr>
          <w:ilvl w:val="0"/>
          <w:numId w:val="0"/>
        </w:numPr>
        <w:spacing w:before="0"/>
        <w:ind w:left="454" w:right="0" w:hanging="454"/>
        <w:rPr>
          <w:rFonts w:eastAsia="David"/>
          <w:rtl/>
        </w:rPr>
      </w:pPr>
      <w:del w:id="90069" w:author="Claude" w:date="2026-10-05T09:00:00Z">
        <w:r>
          <w:rPr>
            <w:rFonts w:eastAsia="David" w:hint="cs"/>
            <w:rtl/>
          </w:rPr>
          <w:delText>14.</w:delText>
        </w:r>
      </w:del>
      <w:ins w:id="90070" w:author="Claude" w:date="2026-10-05T09:00:00Z">
        <w:r>
          <w:rPr>
            <w:rFonts w:eastAsia="David" w:hint="cs"/>
            <w:rtl/>
          </w:rPr>
          <w:t xml:space="preserve">23.</w:t>
        </w:r>
      </w:ins>
      <w:r>
        <w:rPr>
          <w:rFonts w:eastAsia="David"/>
          <w:rtl/>
        </w:rPr>
        <w:tab/>
      </w:r>
      <w:r>
        <w:rPr>
          <w:rFonts w:eastAsia="David" w:hint="cs"/>
          <w:rtl/>
        </w:rPr>
        <w:t xml:space="preserve">מעבר לטענתה העיקרית של העותרת בעתירתה דנא, עיון בעתירה מעלה כי העותרת טוענת גם ל-"חריגה מסמכות" כביכול בשל מתן סעדים </w:t>
      </w:r>
      <w:r>
        <w:rPr>
          <w:rFonts w:eastAsia="David" w:hint="cs"/>
          <w:b/>
          <w:bCs/>
          <w:rtl/>
        </w:rPr>
        <w:t>הנוגעים לצד ג'</w:t>
      </w:r>
      <w:r>
        <w:rPr>
          <w:rFonts w:eastAsia="David" w:hint="cs"/>
          <w:rtl/>
        </w:rPr>
        <w:t xml:space="preserve"> </w:t>
      </w:r>
      <w:r>
        <w:rPr>
          <w:rFonts w:eastAsia="David"/>
          <w:rtl/>
        </w:rPr>
        <w:t>–</w:t>
      </w:r>
      <w:r>
        <w:rPr>
          <w:rFonts w:eastAsia="David" w:hint="cs"/>
          <w:rtl/>
        </w:rPr>
        <w:t xml:space="preserve"> </w:t>
      </w:r>
      <w:r>
        <w:rPr>
          <w:rFonts w:eastAsia="David" w:hint="cs"/>
          <w:b/>
          <w:bCs/>
          <w:rtl/>
        </w:rPr>
        <w:t>הקיבוץ</w:t>
      </w:r>
      <w:r>
        <w:rPr>
          <w:rFonts w:eastAsia="David" w:hint="cs"/>
          <w:rtl/>
        </w:rPr>
        <w:t xml:space="preserve">. לטענת העותרת, בית הדין הרבני הגדול הורה כביכול ש-"שיוך" הבית - יהיה לבעל.</w:t>
      </w:r>
    </w:p>
    <w:p w14:paraId="649C084D" w14:textId="77777777" w:rsidR="0014641C" w:rsidRDefault="0014641C" w:rsidP="004D7ECF">
      <w:pPr>
        <w:pStyle w:val="1"/>
        <w:numPr>
          <w:ilvl w:val="0"/>
          <w:numId w:val="0"/>
        </w:numPr>
        <w:spacing w:before="0"/>
        <w:ind w:left="454" w:right="0" w:hanging="454"/>
        <w:rPr>
          <w:rFonts w:eastAsia="David"/>
          <w:rtl/>
        </w:rPr>
      </w:pPr>
    </w:p>
    <w:p w14:paraId="1DA6B9D2" w14:textId="315389BC" w:rsidR="00604DCD" w:rsidRDefault="0014641C" w:rsidP="004D7ECF">
      <w:pPr>
        <w:pStyle w:val="1"/>
        <w:numPr>
          <w:ilvl w:val="0"/>
          <w:numId w:val="0"/>
        </w:numPr>
        <w:spacing w:before="0"/>
        <w:ind w:left="454" w:right="0" w:hanging="454"/>
        <w:rPr>
          <w:rFonts w:eastAsia="David"/>
          <w:rtl/>
        </w:rPr>
      </w:pPr>
      <w:del w:id="90071" w:author="Claude" w:date="2026-10-05T09:00:00Z">
        <w:r>
          <w:rPr>
            <w:rFonts w:eastAsia="David" w:hint="cs"/>
            <w:rtl/>
          </w:rPr>
          <w:delText>15.</w:delText>
        </w:r>
      </w:del>
      <w:ins w:id="90072" w:author="Claude" w:date="2026-10-05T09:00:00Z">
        <w:r>
          <w:rPr>
            <w:rFonts w:eastAsia="David" w:hint="cs"/>
            <w:rtl/>
          </w:rPr>
          <w:t xml:space="preserve">24.</w:t>
        </w:r>
      </w:ins>
      <w:r>
        <w:rPr>
          <w:rFonts w:eastAsia="David"/>
          <w:rtl/>
        </w:rPr>
        <w:tab/>
      </w:r>
      <w:r>
        <w:rPr>
          <w:rFonts w:eastAsia="David" w:hint="cs"/>
          <w:rtl/>
        </w:rPr>
        <w:t xml:space="preserve">ואולם, עיון בפסק</w:t>
      </w:r>
      <w:del w:id="90316" w:author="Claude" w:date="2026-10-05T09:00:00Z">
        <w:r>
          <w:rPr>
            <w:rFonts w:eastAsia="David" w:hint="cs"/>
            <w:rtl/>
          </w:rPr>
          <w:delText xml:space="preserve">-</w:delText>
        </w:r>
      </w:del>
      <w:ins w:id="90317" w:author="Claude" w:date="2026-10-05T09:00:00Z">
        <w:r>
          <w:rPr>
            <w:rFonts w:eastAsia="David" w:hint="cs"/>
            <w:rtl/>
          </w:rPr>
          <w:t xml:space="preserve"> </w:t>
        </w:r>
      </w:ins>
      <w:r>
        <w:rPr>
          <w:rFonts w:eastAsia="David" w:hint="cs"/>
          <w:rtl/>
        </w:rPr>
        <w:t xml:space="preserve">דינו של בית הדין הרבני הגדול מעלה, כי </w:t>
      </w:r>
      <w:r>
        <w:rPr>
          <w:rFonts w:eastAsia="David" w:hint="eastAsia"/>
          <w:u w:val="single"/>
          <w:rtl/>
        </w:rPr>
        <w:t>אין</w:t>
      </w:r>
      <w:r>
        <w:rPr>
          <w:rFonts w:eastAsia="David"/>
          <w:u w:val="single"/>
          <w:rtl/>
        </w:rPr>
        <w:t xml:space="preserve"> הדבר כך כלל ועיקר</w:t>
      </w:r>
      <w:r>
        <w:rPr>
          <w:rFonts w:eastAsia="David" w:hint="cs"/>
          <w:rtl/>
        </w:rPr>
        <w:t xml:space="preserve">. חרף העובדה כי העותרת ניסתה לקבל הכרעות של בית הדין כלפי הקיבוץ ביחס לשיוך עתידי, בית הדין הרבני הגדול </w:t>
      </w:r>
      <w:r>
        <w:rPr>
          <w:rFonts w:eastAsia="David" w:hint="eastAsia"/>
          <w:b/>
          <w:bCs/>
          <w:rtl/>
        </w:rPr>
        <w:t>לא</w:t>
      </w:r>
      <w:r>
        <w:rPr>
          <w:rFonts w:eastAsia="David"/>
          <w:b/>
          <w:bCs/>
          <w:rtl/>
        </w:rPr>
        <w:t xml:space="preserve"> נתן כל הוראה אופרטיבית לקיבוץ</w:t>
      </w:r>
      <w:r>
        <w:rPr>
          <w:rFonts w:eastAsia="David" w:hint="cs"/>
          <w:b/>
          <w:bCs/>
          <w:rtl/>
        </w:rPr>
        <w:t xml:space="preserve"> ולא הכריע בזכויות העותרת מול הקיבוץ</w:t>
      </w:r>
      <w:r>
        <w:rPr>
          <w:rFonts w:eastAsia="David" w:hint="cs"/>
          <w:rtl/>
        </w:rPr>
        <w:t xml:space="preserve">, אלא רק </w:t>
      </w:r>
      <w:r>
        <w:rPr>
          <w:rFonts w:eastAsia="David" w:hint="cs"/>
          <w:u w:val="single"/>
          <w:rtl/>
        </w:rPr>
        <w:t>תיאר מצב עובדתי</w:t>
      </w:r>
      <w:r>
        <w:rPr>
          <w:rFonts w:eastAsia="David" w:hint="cs"/>
          <w:rtl/>
        </w:rPr>
        <w:t xml:space="preserve"> שבו </w:t>
      </w:r>
      <w:commentRangeStart w:id="11"/>
      <w:r>
        <w:rPr>
          <w:rFonts w:eastAsia="David" w:hint="cs"/>
          <w:rtl/>
        </w:rPr>
        <w:t xml:space="preserve">"הבעל יקבל שיוך"</w:t>
      </w:r>
      <w:commentRangeEnd w:id="11"/>
      <w:r>
        <w:rPr>
          <w:rStyle w:val="CommentReference"/>
        </w:rPr>
        <w:commentReference w:id="11"/>
      </w:r>
      <w:r>
        <w:rPr>
          <w:rFonts w:eastAsia="David" w:hint="cs"/>
          <w:rtl/>
        </w:rPr>
        <w:t xml:space="preserve"> - הא ותו לא (מצב שנזכר בהסכם בין הבעל לבין הקיבוץ באופן מפורש). </w:t>
      </w:r>
      <w:r>
        <w:rPr>
          <w:rFonts w:ascii="David" w:eastAsia="David" w:hAnsi="David"/>
          <w:rtl/>
        </w:rPr>
        <w:t xml:space="preserve">בפסק</w:t>
      </w:r>
      <w:del w:id="90318" w:author="Claude" w:date="2026-10-05T09:00:00Z">
        <w:r>
          <w:rPr>
            <w:rFonts w:ascii="David" w:eastAsia="David" w:hAnsi="David"/>
            <w:rtl/>
          </w:rPr>
          <w:delText xml:space="preserve">-</w:delText>
        </w:r>
      </w:del>
      <w:ins w:id="90319" w:author="Claude" w:date="2026-10-05T09:00:00Z">
        <w:r>
          <w:rPr>
            <w:rFonts w:ascii="David" w:eastAsia="David" w:hAnsi="David"/>
            <w:rtl/>
          </w:rPr>
          <w:t xml:space="preserve"> </w:t>
        </w:r>
      </w:ins>
      <w:r>
        <w:rPr>
          <w:rFonts w:ascii="David" w:eastAsia="David" w:hAnsi="David"/>
          <w:rtl/>
        </w:rPr>
        <w:t xml:space="preserve">דינו של בית הדין הרבני האזורי הדברים ברורי</w:t>
      </w:r>
      <w:r>
        <w:rPr>
          <w:rFonts w:ascii="David" w:eastAsia="David" w:hAnsi="David" w:hint="eastAsia"/>
          <w:rtl/>
        </w:rPr>
        <w:t>ם</w:t>
      </w:r>
      <w:r>
        <w:rPr>
          <w:rFonts w:ascii="David" w:eastAsia="David" w:hAnsi="David"/>
          <w:rtl/>
        </w:rPr>
        <w:t xml:space="preserve"> </w:t>
      </w:r>
      <w:r>
        <w:rPr>
          <w:rFonts w:ascii="David" w:eastAsia="David" w:hAnsi="David" w:hint="cs"/>
          <w:rtl/>
        </w:rPr>
        <w:t>ונהירים:</w:t>
      </w:r>
      <w:r>
        <w:rPr>
          <w:rFonts w:ascii="David" w:eastAsia="David" w:hAnsi="David"/>
          <w:rtl/>
        </w:rPr>
        <w:t xml:space="preserve"> "</w:t>
      </w:r>
      <w:r>
        <w:rPr>
          <w:rFonts w:ascii="David" w:eastAsia="David" w:hAnsi="David" w:hint="cs"/>
          <w:b/>
          <w:bCs/>
          <w:rtl/>
        </w:rPr>
        <w:t xml:space="preserve">נכון למועד הקרע אין שיוך לטובת מר דקל... </w:t>
      </w:r>
      <w:r>
        <w:rPr>
          <w:rFonts w:ascii="David" w:eastAsia="David" w:hAnsi="David" w:hint="cs"/>
          <w:b/>
          <w:bCs/>
          <w:u w:val="single"/>
          <w:rtl/>
        </w:rPr>
        <w:t>הקיבוץ יוכל להחליט</w:t>
      </w:r>
      <w:r>
        <w:rPr>
          <w:rFonts w:ascii="David" w:eastAsia="David" w:hAnsi="David" w:hint="cs"/>
          <w:b/>
          <w:bCs/>
          <w:rtl/>
        </w:rPr>
        <w:t xml:space="preserve"> אם השיוך של הבית מתייחס גם אליה. </w:t>
      </w:r>
      <w:r>
        <w:rPr>
          <w:rFonts w:ascii="David" w:eastAsia="David" w:hAnsi="David" w:hint="cs"/>
          <w:b/>
          <w:bCs/>
          <w:u w:val="single"/>
          <w:rtl/>
        </w:rPr>
        <w:t>ביה"ד אינו מוסמך</w:t>
      </w:r>
      <w:r>
        <w:rPr>
          <w:rFonts w:ascii="David" w:eastAsia="David" w:hAnsi="David" w:hint="cs"/>
          <w:b/>
          <w:bCs/>
          <w:rtl/>
        </w:rPr>
        <w:t xml:space="preserve"> לדון בשאלה זו... והנושא צריך להיות מופנה למזכירות הקיבוץ</w:t>
      </w:r>
      <w:r>
        <w:rPr>
          <w:rFonts w:ascii="David" w:eastAsia="David" w:hAnsi="David" w:hint="cs"/>
          <w:rtl/>
        </w:rPr>
        <w:t>" (ר' עמ' 15).</w:t>
      </w:r>
    </w:p>
    <w:p w14:paraId="17158DA9" w14:textId="2F697259" w:rsidR="00875FA1" w:rsidRDefault="00604DCD" w:rsidP="004D7ECF">
      <w:pPr>
        <w:pStyle w:val="1"/>
        <w:numPr>
          <w:ilvl w:val="0"/>
          <w:numId w:val="0"/>
        </w:numPr>
        <w:spacing w:before="0"/>
        <w:ind w:left="424" w:right="0" w:hanging="424"/>
        <w:rPr>
          <w:rFonts w:eastAsia="David"/>
          <w:rtl/>
        </w:rPr>
      </w:pPr>
      <w:r>
        <w:rPr>
          <w:rFonts w:eastAsia="David"/>
          <w:rtl/>
        </w:rPr>
        <w:tab/>
      </w:r>
      <w:del w:id="90034" w:author="Claude" w:date="2026-10-05T09:00:00Z">
        <w:r>
          <w:rPr>
            <w:rFonts w:eastAsia="David" w:hint="eastAsia"/>
            <w:rtl/>
          </w:rPr>
          <w:delText>נוכח</w:delText>
        </w:r>
      </w:del>
      <w:del w:id="90035" w:author="Claude" w:date="2026-10-05T09:00:00Z">
        <w:r>
          <w:rPr>
            <w:rFonts w:eastAsia="David"/>
            <w:rtl/>
          </w:rPr>
          <w:delText xml:space="preserve"> האמור ומשהעותרת מנסה </w:delText>
        </w:r>
      </w:del>
      <w:del w:id="90036" w:author="Claude" w:date="2026-10-05T09:00:00Z">
        <w:r>
          <w:rPr>
            <w:rFonts w:eastAsia="David" w:hint="eastAsia"/>
            <w:b/>
            <w:bCs/>
            <w:rtl/>
          </w:rPr>
          <w:delText>לסלף</w:delText>
        </w:r>
      </w:del>
      <w:del w:id="90037" w:author="Claude" w:date="2026-10-05T09:00:00Z">
        <w:r>
          <w:rPr>
            <w:rFonts w:eastAsia="David"/>
            <w:rtl/>
          </w:rPr>
          <w:delText xml:space="preserve"> </w:delText>
        </w:r>
      </w:del>
      <w:del w:id="90038" w:author="Claude" w:date="2026-10-05T09:00:00Z">
        <w:r>
          <w:rPr>
            <w:rFonts w:eastAsia="David" w:hint="cs"/>
            <w:rtl/>
          </w:rPr>
          <w:delText xml:space="preserve">את הוראת בית הדין</w:delText>
        </w:r>
      </w:del>
      <w:del w:id="90039" w:author="Claude" w:date="2026-10-05T09:00:00Z">
        <w:r>
          <w:rPr>
            <w:rFonts w:eastAsia="David"/>
            <w:rtl/>
          </w:rPr>
          <w:delText xml:space="preserve"> </w:delText>
        </w:r>
      </w:del>
      <w:del w:id="90040" w:author="Claude" w:date="2026-10-05T09:00:00Z">
        <w:r>
          <w:rPr>
            <w:rFonts w:eastAsia="David" w:hint="eastAsia"/>
            <w:rtl/>
          </w:rPr>
          <w:delText>על</w:delText>
        </w:r>
      </w:del>
      <w:del w:id="90041" w:author="Claude" w:date="2026-10-05T09:00:00Z">
        <w:r>
          <w:rPr>
            <w:rFonts w:eastAsia="David"/>
            <w:rtl/>
          </w:rPr>
          <w:delText xml:space="preserve">-מנת לנסות לבסס עילה להתערבות אשר אינה קיימת, נתמקד בתגובה זו </w:delText>
        </w:r>
      </w:del>
      <w:del w:id="90042" w:author="Claude" w:date="2026-10-05T09:00:00Z">
        <w:r>
          <w:rPr>
            <w:rFonts w:eastAsia="David" w:hint="eastAsia"/>
            <w:b/>
            <w:bCs/>
            <w:rtl/>
          </w:rPr>
          <w:delText>אך</w:delText>
        </w:r>
      </w:del>
      <w:del w:id="90043" w:author="Claude" w:date="2026-10-05T09:00:00Z">
        <w:r>
          <w:rPr>
            <w:rFonts w:eastAsia="David"/>
            <w:b/>
            <w:bCs/>
            <w:rtl/>
          </w:rPr>
          <w:delText xml:space="preserve"> ורק בעתירה </w:delText>
        </w:r>
      </w:del>
      <w:del w:id="90044" w:author="Claude" w:date="2026-10-05T09:00:00Z">
        <w:r>
          <w:rPr>
            <w:rFonts w:eastAsia="David" w:hint="eastAsia"/>
            <w:b/>
            <w:bCs/>
            <w:rtl/>
          </w:rPr>
          <w:delText>ביחס</w:delText>
        </w:r>
      </w:del>
      <w:del w:id="90045" w:author="Claude" w:date="2026-10-05T09:00:00Z">
        <w:r>
          <w:rPr>
            <w:rFonts w:eastAsia="David"/>
            <w:b/>
            <w:bCs/>
            <w:rtl/>
          </w:rPr>
          <w:delText xml:space="preserve"> ל</w:delText>
        </w:r>
      </w:del>
      <w:del w:id="90046" w:author="Claude" w:date="2026-10-05T09:00:00Z">
        <w:r>
          <w:rPr>
            <w:rFonts w:eastAsia="David" w:hint="eastAsia"/>
            <w:b/>
            <w:bCs/>
            <w:rtl/>
          </w:rPr>
          <w:delText>שיתוף</w:delText>
        </w:r>
      </w:del>
      <w:del w:id="90047" w:author="Claude" w:date="2026-10-05T09:00:00Z">
        <w:r>
          <w:rPr>
            <w:rFonts w:eastAsia="David"/>
            <w:b/>
            <w:bCs/>
            <w:rtl/>
          </w:rPr>
          <w:delText xml:space="preserve"> בזכויות </w:delText>
        </w:r>
      </w:del>
      <w:del w:id="90048" w:author="Claude" w:date="2026-10-05T09:00:00Z">
        <w:r>
          <w:rPr>
            <w:rFonts w:eastAsia="David" w:hint="eastAsia"/>
            <w:b/>
            <w:bCs/>
            <w:rtl/>
          </w:rPr>
          <w:delText>בבית</w:delText>
        </w:r>
      </w:del>
      <w:del w:id="90049" w:author="Claude" w:date="2026-10-05T09:00:00Z">
        <w:r>
          <w:rPr>
            <w:rFonts w:eastAsia="David"/>
            <w:b/>
            <w:bCs/>
            <w:rtl/>
          </w:rPr>
          <w:delText xml:space="preserve"> בקיבוץ</w:delText>
        </w:r>
      </w:del>
      <w:del w:id="90050" w:author="Claude" w:date="2026-10-05T09:00:00Z">
        <w:r>
          <w:rPr>
            <w:rFonts w:eastAsia="David"/>
            <w:rtl/>
          </w:rPr>
          <w:delText>.</w:delText>
        </w:r>
      </w:del>
      <w:ins w:id="90051" w:author="Claude" w:date="2026-10-05T09:00:00Z">
        <w:r>
          <w:rPr>
            <w:rFonts w:eastAsia="David" w:hint="eastAsia"/>
            <w:rtl/>
          </w:rPr>
          <w:t xml:space="preserve">נוכח האמור, ומשהעותרת מציגה באופן שגוי את הוראת בית הדין על מנת לבסס עילה להתערבות שאינה קיימת, אין בטענה זו כדי להקים עילה להתערבות בית המשפט הנכבד.</w:t>
        </w:r>
      </w:ins>
      <w:r>
        <w:rPr>
          <w:rFonts w:eastAsia="David" w:hint="cs"/>
          <w:rtl/>
        </w:rPr>
        <w:t xml:space="preserve"> </w:t>
      </w:r>
    </w:p>
    <w:p w14:paraId="7DB107F5" w14:textId="3EE7BB94" w:rsidR="00864B78" w:rsidRPr="00377113" w:rsidRDefault="0004568C" w:rsidP="00844692">
      <w:pPr>
        <w:keepNext w:val="0"/>
        <w:ind w:left="424" w:hanging="424"/>
        <w:rPr>
          <w:rFonts w:ascii="David" w:eastAsiaTheme="minorHAnsi" w:hAnsi="David"/>
          <w:b/>
          <w:bCs/>
          <w:rtl/>
        </w:rPr>
      </w:pPr>
      <w:r>
        <w:rPr>
          <w:rFonts w:ascii="David" w:hAnsi="David"/>
          <w:rtl/>
        </w:rPr>
        <w:tab/>
      </w:r>
    </w:p>
    <w:p w14:paraId="0AEDCF0A" w14:textId="487BB25A" w:rsidR="00420150" w:rsidRDefault="0018118B" w:rsidP="00FB3450">
      <w:pPr>
        <w:keepNext w:val="0"/>
        <w:ind w:left="424"/>
        <w:rPr>
          <w:rFonts w:ascii="David" w:eastAsia="David" w:hAnsi="David"/>
          <w:rtl/>
        </w:rPr>
      </w:pPr>
      <w:r>
        <w:rPr>
          <w:rFonts w:ascii="David" w:hAnsi="David" w:hint="cs"/>
          <w:b/>
          <w:bCs/>
          <w:u w:val="single"/>
          <w:rtl/>
        </w:rPr>
        <w:t>סיכום</w:t>
      </w:r>
    </w:p>
    <w:p w14:paraId="3551EE60" w14:textId="0AA9A10C" w:rsidR="00E817C3" w:rsidRPr="00FB7153" w:rsidRDefault="00FA520F" w:rsidP="004D7ECF">
      <w:pPr>
        <w:keepNext w:val="0"/>
        <w:ind w:left="424" w:hanging="424"/>
        <w:rPr>
          <w:rFonts w:ascii="David" w:hAnsi="David"/>
          <w:rtl/>
        </w:rPr>
      </w:pPr>
      <w:del w:id="90093" w:author="Claude" w:date="2026-10-05T09:00:00Z">
        <w:r>
          <w:rPr>
            <w:rFonts w:ascii="David" w:eastAsia="David" w:hAnsi="David" w:hint="cs"/>
            <w:rtl/>
          </w:rPr>
          <w:delText xml:space="preserve">42.  </w:delText>
        </w:r>
      </w:del>
      <w:ins w:id="90094" w:author="Claude" w:date="2026-10-05T09:00:00Z">
        <w:r>
          <w:rPr>
            <w:rFonts w:ascii="David" w:eastAsia="David" w:hAnsi="David" w:hint="cs"/>
            <w:rtl/>
          </w:rPr>
          <w:t xml:space="preserve">25.</w:t>
        </w:r>
      </w:ins>
      <w:r>
        <w:rPr>
          <w:rFonts w:ascii="David" w:eastAsia="David" w:hAnsi="David"/>
          <w:rtl/>
        </w:rPr>
        <w:tab/>
        <w:t xml:space="preserve">בתי הדין </w:t>
      </w:r>
      <w:r>
        <w:rPr>
          <w:rFonts w:ascii="David" w:eastAsia="David" w:hAnsi="David"/>
          <w:b/>
          <w:bCs/>
          <w:rtl/>
        </w:rPr>
        <w:t>ניתחו את אופי</w:t>
      </w:r>
      <w:r>
        <w:rPr>
          <w:rFonts w:ascii="David" w:eastAsia="David" w:hAnsi="David"/>
          <w:rtl/>
        </w:rPr>
        <w:t xml:space="preserve"> הזכויות </w:t>
      </w:r>
      <w:r>
        <w:rPr>
          <w:rFonts w:ascii="David" w:eastAsia="David" w:hAnsi="David" w:hint="cs"/>
          <w:rtl/>
        </w:rPr>
        <w:t xml:space="preserve">בדירה </w:t>
      </w:r>
      <w:r>
        <w:rPr>
          <w:rFonts w:ascii="David" w:eastAsia="David" w:hAnsi="David"/>
          <w:rtl/>
        </w:rPr>
        <w:t>בקיבוץ גליל ים,</w:t>
      </w:r>
      <w:r>
        <w:rPr>
          <w:rFonts w:ascii="David" w:eastAsia="David" w:hAnsi="David" w:hint="cs"/>
          <w:rtl/>
        </w:rPr>
        <w:t xml:space="preserve"> את </w:t>
      </w:r>
      <w:r>
        <w:rPr>
          <w:rFonts w:ascii="David" w:eastAsia="David" w:hAnsi="David" w:hint="cs"/>
          <w:b/>
          <w:bCs/>
          <w:rtl/>
        </w:rPr>
        <w:t>מקור</w:t>
      </w:r>
      <w:r>
        <w:rPr>
          <w:rFonts w:ascii="David" w:eastAsia="David" w:hAnsi="David" w:hint="cs"/>
          <w:rtl/>
        </w:rPr>
        <w:t xml:space="preserve"> הזכויות;</w:t>
      </w:r>
      <w:r>
        <w:rPr>
          <w:rFonts w:ascii="David" w:eastAsia="David" w:hAnsi="David"/>
          <w:rtl/>
        </w:rPr>
        <w:t xml:space="preserve"> סיווגו את זכות המגורים של הבעל</w:t>
      </w:r>
      <w:r>
        <w:rPr>
          <w:rFonts w:ascii="David" w:eastAsia="David" w:hAnsi="David" w:hint="cs"/>
          <w:rtl/>
        </w:rPr>
        <w:t xml:space="preserve"> ואת הזכויות שקיבל בנוגע לבית</w:t>
      </w:r>
      <w:r>
        <w:rPr>
          <w:rFonts w:ascii="David" w:eastAsia="David" w:hAnsi="David"/>
          <w:rtl/>
        </w:rPr>
        <w:t xml:space="preserve"> </w:t>
      </w:r>
      <w:r>
        <w:rPr>
          <w:rFonts w:ascii="David" w:eastAsia="David" w:hAnsi="David"/>
          <w:b/>
          <w:bCs/>
          <w:rtl/>
        </w:rPr>
        <w:t>כ</w:t>
      </w:r>
      <w:r>
        <w:rPr>
          <w:rFonts w:ascii="David" w:eastAsia="David" w:hAnsi="David" w:hint="cs"/>
          <w:b/>
          <w:bCs/>
          <w:rtl/>
        </w:rPr>
        <w:t>'</w:t>
      </w:r>
      <w:r>
        <w:rPr>
          <w:rFonts w:ascii="David" w:eastAsia="David" w:hAnsi="David"/>
          <w:b/>
          <w:bCs/>
          <w:rtl/>
        </w:rPr>
        <w:t>נכס חיצוני</w:t>
      </w:r>
      <w:r>
        <w:rPr>
          <w:rFonts w:ascii="David" w:eastAsia="David" w:hAnsi="David" w:hint="cs"/>
          <w:b/>
          <w:bCs/>
          <w:rtl/>
        </w:rPr>
        <w:t>'</w:t>
      </w:r>
      <w:r>
        <w:rPr>
          <w:rFonts w:ascii="David" w:eastAsia="David" w:hAnsi="David"/>
          <w:rtl/>
        </w:rPr>
        <w:t>,</w:t>
      </w:r>
      <w:r>
        <w:rPr>
          <w:rFonts w:ascii="David" w:eastAsia="David" w:hAnsi="David" w:hint="cs"/>
          <w:rtl/>
        </w:rPr>
        <w:t xml:space="preserve"> בדקו את </w:t>
      </w:r>
      <w:r>
        <w:rPr>
          <w:rFonts w:ascii="David" w:eastAsia="David" w:hAnsi="David" w:hint="cs"/>
          <w:b/>
          <w:bCs/>
          <w:rtl/>
        </w:rPr>
        <w:t>כוונת הצדדים</w:t>
      </w:r>
      <w:r>
        <w:rPr>
          <w:rFonts w:ascii="David" w:eastAsia="David" w:hAnsi="David" w:hint="cs"/>
          <w:rtl/>
        </w:rPr>
        <w:t xml:space="preserve"> בראיות השונות, </w:t>
      </w:r>
      <w:del w:id="90297" w:author="Claude" w:date="2026-10-05T09:00:00Z">
        <w:r>
          <w:rPr>
            <w:rFonts w:ascii="David" w:eastAsia="David" w:hAnsi="David" w:hint="cs"/>
            <w:rtl/>
          </w:rPr>
          <w:delText xml:space="preserve">שאלת </w:delText>
        </w:r>
      </w:del>
      <w:del w:id="90298" w:author="Claude" w:date="2026-10-05T09:00:00Z">
        <w:r>
          <w:rPr>
            <w:rFonts w:ascii="David" w:eastAsia="David" w:hAnsi="David" w:hint="cs"/>
            <w:b/>
            <w:bCs/>
            <w:rtl/>
          </w:rPr>
          <w:delText>הסתמכותם</w:delText>
        </w:r>
      </w:del>
      <w:ins w:id="90299" w:author="Claude" w:date="2026-10-05T09:00:00Z">
        <w:r>
          <w:rPr>
            <w:rFonts w:ascii="David" w:eastAsia="David" w:hAnsi="David" w:hint="cs"/>
            <w:rtl/>
          </w:rPr>
          <w:t xml:space="preserve">את שאלת הסתמכותם</w:t>
        </w:r>
      </w:ins>
      <w:r>
        <w:rPr>
          <w:rFonts w:ascii="David" w:eastAsia="David" w:hAnsi="David" w:hint="cs"/>
          <w:rtl/>
        </w:rPr>
        <w:t xml:space="preserve"> ואת טענת </w:t>
      </w:r>
      <w:del w:id="90300" w:author="Claude" w:date="2026-10-05T09:00:00Z">
        <w:r>
          <w:rPr>
            <w:rFonts w:ascii="David" w:eastAsia="David" w:hAnsi="David" w:hint="cs"/>
            <w:rtl/>
          </w:rPr>
          <w:delText xml:space="preserve">האשה</w:delText>
        </w:r>
      </w:del>
      <w:ins w:id="90301" w:author="Claude" w:date="2026-10-05T09:00:00Z">
        <w:r>
          <w:rPr>
            <w:rFonts w:ascii="David" w:eastAsia="David" w:hAnsi="David" w:hint="cs"/>
            <w:rtl/>
          </w:rPr>
          <w:t xml:space="preserve">העותרת</w:t>
        </w:r>
      </w:ins>
      <w:r>
        <w:rPr>
          <w:rFonts w:ascii="David" w:eastAsia="David" w:hAnsi="David"/>
          <w:rtl/>
        </w:rPr>
        <w:t xml:space="preserve"> </w:t>
      </w:r>
      <w:r>
        <w:rPr>
          <w:rFonts w:ascii="David" w:eastAsia="David" w:hAnsi="David" w:hint="cs"/>
          <w:b/>
          <w:bCs/>
          <w:rtl/>
        </w:rPr>
        <w:t>להשקעה כספית</w:t>
      </w:r>
      <w:r>
        <w:rPr>
          <w:rFonts w:ascii="David" w:eastAsia="David" w:hAnsi="David" w:hint="cs"/>
          <w:rtl/>
        </w:rPr>
        <w:t xml:space="preserve">, </w:t>
      </w:r>
      <w:r>
        <w:rPr>
          <w:rFonts w:ascii="David" w:eastAsia="David" w:hAnsi="David"/>
          <w:u w:val="single"/>
          <w:rtl/>
        </w:rPr>
        <w:t xml:space="preserve">וקבעו כי השקעת </w:t>
      </w:r>
      <w:del w:id="90302" w:author="Claude" w:date="2026-10-05T09:00:00Z">
        <w:r>
          <w:rPr>
            <w:rFonts w:ascii="David" w:eastAsia="David" w:hAnsi="David"/>
            <w:u w:val="single"/>
            <w:rtl/>
          </w:rPr>
          <w:delText xml:space="preserve">האישה</w:delText>
        </w:r>
      </w:del>
      <w:ins w:id="90303" w:author="Claude" w:date="2026-10-05T09:00:00Z">
        <w:r>
          <w:rPr>
            <w:rFonts w:ascii="David" w:eastAsia="David" w:hAnsi="David"/>
            <w:u w:val="single"/>
            <w:rtl/>
          </w:rPr>
          <w:t xml:space="preserve">העותרת</w:t>
        </w:r>
      </w:ins>
      <w:r>
        <w:rPr>
          <w:rFonts w:ascii="David" w:eastAsia="David" w:hAnsi="David"/>
          <w:u w:val="single"/>
          <w:rtl/>
        </w:rPr>
        <w:t xml:space="preserve"> אינה מקנה לה 50% מהנכס עצמו</w:t>
      </w:r>
      <w:r>
        <w:rPr>
          <w:rFonts w:ascii="David" w:eastAsia="David" w:hAnsi="David" w:hint="cs"/>
          <w:u w:val="single"/>
          <w:rtl/>
        </w:rPr>
        <w:t xml:space="preserve"> ו/או הזכויות בו</w:t>
      </w:r>
      <w:r>
        <w:rPr>
          <w:rFonts w:ascii="David" w:eastAsia="David" w:hAnsi="David"/>
          <w:u w:val="single"/>
          <w:rtl/>
        </w:rPr>
        <w:t xml:space="preserve"> אלא לכל היותר זכות להחזר כספי של השקעתה בעתיד</w:t>
      </w:r>
      <w:r>
        <w:rPr>
          <w:rFonts w:ascii="David" w:eastAsia="David" w:hAnsi="David"/>
          <w:rtl/>
        </w:rPr>
        <w:t xml:space="preserve">. קביעה זו היא </w:t>
      </w:r>
      <w:r>
        <w:rPr>
          <w:rFonts w:ascii="David" w:eastAsia="David" w:hAnsi="David"/>
          <w:b/>
          <w:bCs/>
          <w:rtl/>
        </w:rPr>
        <w:t xml:space="preserve">יישום ישיר של הדין האזרחי על </w:t>
      </w:r>
      <w:r>
        <w:rPr>
          <w:rFonts w:ascii="David" w:eastAsia="David" w:hAnsi="David" w:hint="cs"/>
          <w:b/>
          <w:bCs/>
          <w:rtl/>
        </w:rPr>
        <w:t xml:space="preserve">בסיס </w:t>
      </w:r>
      <w:r>
        <w:rPr>
          <w:rFonts w:ascii="David" w:eastAsia="David" w:hAnsi="David"/>
          <w:b/>
          <w:bCs/>
          <w:rtl/>
        </w:rPr>
        <w:t xml:space="preserve">עובדות שהוכחו</w:t>
      </w:r>
      <w:r>
        <w:rPr>
          <w:rFonts w:ascii="David" w:eastAsia="David" w:hAnsi="David"/>
          <w:rtl/>
        </w:rPr>
        <w:t>,</w:t>
      </w:r>
      <w:r>
        <w:rPr>
          <w:rFonts w:ascii="David" w:eastAsia="David" w:hAnsi="David" w:hint="cs"/>
          <w:rtl/>
        </w:rPr>
        <w:t xml:space="preserve"> יישום שלפי הדין מסור </w:t>
      </w:r>
      <w:r>
        <w:rPr>
          <w:rFonts w:ascii="David" w:eastAsia="David" w:hAnsi="David" w:hint="cs"/>
          <w:b/>
          <w:bCs/>
          <w:rtl/>
        </w:rPr>
        <w:t xml:space="preserve">לערכאה הדיונית</w:t>
      </w:r>
      <w:r>
        <w:rPr>
          <w:rFonts w:ascii="David" w:eastAsia="David" w:hAnsi="David" w:hint="cs"/>
          <w:rtl/>
        </w:rPr>
        <w:t xml:space="preserve">, </w:t>
      </w:r>
      <w:r>
        <w:rPr>
          <w:rFonts w:ascii="David" w:eastAsia="David" w:hAnsi="David"/>
          <w:rtl/>
        </w:rPr>
        <w:t>וכל השגה עליה היא</w:t>
      </w:r>
      <w:r>
        <w:rPr>
          <w:rFonts w:ascii="David" w:eastAsia="David" w:hAnsi="David" w:hint="cs"/>
          <w:rtl/>
        </w:rPr>
        <w:t xml:space="preserve"> השגה</w:t>
      </w:r>
      <w:r>
        <w:rPr>
          <w:rFonts w:ascii="David" w:eastAsia="David" w:hAnsi="David"/>
          <w:rtl/>
        </w:rPr>
        <w:t xml:space="preserve"> </w:t>
      </w:r>
      <w:r>
        <w:rPr>
          <w:rFonts w:ascii="David" w:eastAsia="David" w:hAnsi="David"/>
          <w:b/>
          <w:bCs/>
          <w:rtl/>
        </w:rPr>
        <w:t>ערעורית גרידא</w:t>
      </w:r>
      <w:r>
        <w:rPr>
          <w:rFonts w:ascii="David" w:eastAsia="David" w:hAnsi="David"/>
          <w:rtl/>
        </w:rPr>
        <w:t xml:space="preserve">, </w:t>
      </w:r>
      <w:r>
        <w:rPr>
          <w:rFonts w:ascii="David" w:eastAsia="David" w:hAnsi="David" w:hint="cs"/>
          <w:rtl/>
        </w:rPr>
        <w:t xml:space="preserve">אשר אינה מבססת </w:t>
      </w:r>
      <w:r>
        <w:rPr>
          <w:rFonts w:ascii="David" w:hAnsi="David" w:hint="cs"/>
          <w:rtl/>
        </w:rPr>
        <w:t xml:space="preserve">טענה בדבר חריגה מסמכות או 'התעלמות' מהדין. נוכח האמור, דין העתירה להידחות תוך חיוב העותרת בהוצאות תגובה זו ובשכ"ט עו"ד בצירוף מע"מ כדין. </w:t>
      </w:r>
    </w:p>
    <w:p w14:paraId="2C6CA4C8" w14:textId="77777777" w:rsidR="0092635A" w:rsidRDefault="0092635A" w:rsidP="004D7ECF">
      <w:pPr>
        <w:keepNext w:val="0"/>
        <w:rPr>
          <w:rFonts w:ascii="David" w:hAnsi="David"/>
          <w:rtl/>
        </w:rPr>
      </w:pPr>
    </w:p>
    <w:p w14:paraId="2E159B2F" w14:textId="77777777" w:rsidR="007C435D" w:rsidRDefault="007C435D" w:rsidP="004D7ECF">
      <w:pPr>
        <w:keepNext w:val="0"/>
        <w:ind w:left="509" w:hanging="509"/>
        <w:rPr>
          <w:rFonts w:ascii="David" w:eastAsia="David" w:hAnsi="David"/>
          <w:u w:val="double"/>
          <w:rtl/>
        </w:rPr>
      </w:pPr>
    </w:p>
    <w:p w14:paraId="5994505B" w14:textId="7C8E45E8" w:rsidR="003A11CE" w:rsidRPr="003A11CE" w:rsidRDefault="003A11CE" w:rsidP="004D7ECF">
      <w:pPr>
        <w:keepNext w:val="0"/>
      </w:pPr>
    </w:p>
    <w:sectPr w:rsidR="003A11CE" w:rsidRPr="003A11CE" w:rsidSect="00DA19A2">
      <w:headerReference w:type="default" r:id="rId8"/>
      <w:pgSz w:w="11906" w:h="16838" w:code="9"/>
      <w:pgMar w:top="1134" w:right="1134" w:bottom="1134" w:left="1134" w:header="709" w:footer="709"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05T10:53:42Z" w:initials="C">
    <w:p w14:paraId="3A1F0923" w14:textId="77777777">
      <w:r>
        <w:rPr>
          <w:rStyle w:val="CommentReference"/>
        </w:rPr>
        <w:annotationRef/>
      </w:r>
      <w:r>
        <w:rPr>
          <w:color w:val="000000"/>
          <w:sz w:val="20"/>
          <w:szCs w:val="20"/>
        </w:rPr>
        <w:t xml:space="preserve">אותו קטע מצוטט שוב בסעיף 8 (לשעבר 23) בנוסח שונה ("חבר בקיבוץ גליל ים מיום לידתו... ממייסדי"), עם הפניה לאותם עמודים. יש לבדוק מול פסק הדין איזה נוסח מדויק, ולשקול להשמיט אחד מהציטוטים.</w:t>
      </w:r>
    </w:p>
  </w:comment>
  <w:comment w:id="1" w:author="Claude" w:date="2026-10-05T10:53:42Z" w:initials="C">
    <w:p w14:paraId="27AF7A08" w14:textId="77777777">
      <w:r>
        <w:rPr>
          <w:rStyle w:val="CommentReference"/>
        </w:rPr>
        <w:annotationRef/>
      </w:r>
      <w:r>
        <w:rPr>
          <w:color w:val="000000"/>
          <w:sz w:val="20"/>
          <w:szCs w:val="20"/>
        </w:rPr>
        <w:t xml:space="preserve">מספר התיק אינו תואם לסעיף 19 (6126-04-24), וגם שם הצדדים שונה (פלוני נ' בית הדין / פלונית נ' ביה"ד האזורי והגדול). יש לבדוק ולאחד.</w:t>
      </w:r>
    </w:p>
  </w:comment>
  <w:comment w:id="2" w:author="Claude" w:date="2026-10-05T10:53:42Z" w:initials="C">
    <w:p w14:paraId="4791A2C3" w14:textId="77777777">
      <w:r>
        <w:rPr>
          <w:rStyle w:val="CommentReference"/>
        </w:rPr>
        <w:annotationRef/>
      </w:r>
      <w:r>
        <w:rPr>
          <w:color w:val="000000"/>
          <w:sz w:val="20"/>
          <w:szCs w:val="20"/>
        </w:rPr>
        <w:t xml:space="preserve">ראו הערה בסעיף 2(ב): 6126-04-26 או 6126-04-24? יש לאחד גם את שם הצדדים.</w:t>
      </w:r>
    </w:p>
  </w:comment>
  <w:comment w:id="3" w:author="Claude" w:date="2026-10-05T10:53:42Z" w:initials="C">
    <w:p w14:paraId="3D44BFA7" w14:textId="77777777">
      <w:r>
        <w:rPr>
          <w:rStyle w:val="CommentReference"/>
        </w:rPr>
        <w:annotationRef/>
      </w:r>
      <w:r>
        <w:rPr>
          <w:color w:val="000000"/>
          <w:sz w:val="20"/>
          <w:szCs w:val="20"/>
        </w:rPr>
        <w:t xml:space="preserve">בסעיף 22(ב) (לשעבר 13(ב)) הסכום הוא 196,000 ₪. יש לבדוק ולאחד.</w:t>
      </w:r>
    </w:p>
  </w:comment>
  <w:comment w:id="4" w:author="Claude" w:date="2026-10-05T10:53:42Z" w:initials="C">
    <w:p w14:paraId="1694A6D2" w14:textId="77777777">
      <w:r>
        <w:rPr>
          <w:rStyle w:val="CommentReference"/>
        </w:rPr>
        <w:annotationRef/>
      </w:r>
      <w:r>
        <w:rPr>
          <w:color w:val="000000"/>
          <w:sz w:val="20"/>
          <w:szCs w:val="20"/>
        </w:rPr>
        <w:t xml:space="preserve">בסעיף 11 (לשעבר 26) הסכום הוא 197,000 ₪. יש לבדוק ולאחד.</w:t>
      </w:r>
    </w:p>
  </w:comment>
  <w:comment w:id="5" w:author="Claude" w:date="2026-10-05T10:53:42Z" w:initials="C">
    <w:p w14:paraId="492F3B23" w14:textId="77777777">
      <w:r>
        <w:rPr>
          <w:rStyle w:val="CommentReference"/>
        </w:rPr>
        <w:annotationRef/>
      </w:r>
      <w:r>
        <w:rPr>
          <w:color w:val="000000"/>
          <w:sz w:val="20"/>
          <w:szCs w:val="20"/>
        </w:rPr>
        <w:t xml:space="preserve">הדירה נרכשה רק ב-20.2.2018, ולכן היא לא יכולה להופיע בהצהרת 2014. יש להבחין בין שתי ההצהרות.</w:t>
      </w:r>
    </w:p>
  </w:comment>
  <w:comment w:id="6" w:author="Claude" w:date="2026-10-05T10:53:42Z" w:initials="C">
    <w:p w14:paraId="25F5EB92" w14:textId="77777777">
      <w:r>
        <w:rPr>
          <w:rStyle w:val="CommentReference"/>
        </w:rPr>
        <w:annotationRef/>
      </w:r>
      <w:r>
        <w:rPr>
          <w:color w:val="000000"/>
          <w:sz w:val="20"/>
          <w:szCs w:val="20"/>
        </w:rPr>
        <w:t xml:space="preserve">נקודה רגישה: הצהרת ההון של המשיב עצמו מציגה את 2006 כמועד שבו "קיבל... זכות לחלקת אדמה". הדבר תומך בטענת העותרת שהזכויות "נולדו" ב-2006, וסותר את סעיף 22(ד) ואת פסקת "ודוק" שבפתח הדבר. לשקול להשמיט את הציטוט, או להביא רק את החלק שעוסק בהפרדת החובות.</w:t>
      </w:r>
    </w:p>
  </w:comment>
  <w:comment w:id="7" w:author="Claude" w:date="2026-10-05T10:53:42Z" w:initials="C">
    <w:p w14:paraId="43A31964" w14:textId="77777777">
      <w:r>
        <w:rPr>
          <w:rStyle w:val="CommentReference"/>
        </w:rPr>
        <w:annotationRef/>
      </w:r>
      <w:r>
        <w:rPr>
          <w:color w:val="000000"/>
          <w:sz w:val="20"/>
          <w:szCs w:val="20"/>
        </w:rPr>
        <w:t xml:space="preserve">הפסקה תוקפת ממצא עובדתי של בית הדין (שהאשה הכחישה את החתימה ושהמסמכים לא הומצאו). זה בדיוק סוג הטענה הערעורית שהתגובה כולה טוענת שאין לבחון בבג"צ. בנוסף, פתיח הסעיף ("כעולה מפסק הדין... הצהירה") סותר את הקביעה שהמסמכים לא הוצגו. מומלץ להשמיט את סעיף ג או לנסח בזהירות כ"למעלה מן הצורך", בלי לערער על הממצא.</w:t>
      </w:r>
    </w:p>
  </w:comment>
  <w:comment w:id="8" w:author="Claude" w:date="2026-10-05T10:53:42Z" w:initials="C">
    <w:p w14:paraId="56ED9175" w14:textId="77777777">
      <w:r>
        <w:rPr>
          <w:rStyle w:val="CommentReference"/>
        </w:rPr>
        <w:annotationRef/>
      </w:r>
      <w:r>
        <w:rPr>
          <w:color w:val="000000"/>
          <w:sz w:val="20"/>
          <w:szCs w:val="20"/>
        </w:rPr>
        <w:t xml:space="preserve">הניסוח המקורי ("זכויות שהועברו מהוריו ומסבו") מרחיק מעבר לממצא. בית הדין קבע שהזכות ניתנה "אך ורק מכח היותו בן הקיבוץ" ו"לא גרע מירושה", ולא שהיא הועברה מההורים. הניסוח גם סותר את סעיף 22(א) ("בזכות הוותק שלו").</w:t>
      </w:r>
    </w:p>
  </w:comment>
  <w:comment w:id="9" w:author="Claude" w:date="2026-10-05T10:53:43Z" w:initials="C">
    <w:p w14:paraId="2C7F017C" w14:textId="77777777">
      <w:r>
        <w:rPr>
          <w:rStyle w:val="CommentReference"/>
        </w:rPr>
        <w:annotationRef/>
      </w:r>
      <w:r>
        <w:rPr>
          <w:color w:val="000000"/>
          <w:sz w:val="20"/>
          <w:szCs w:val="20"/>
        </w:rPr>
        <w:t xml:space="preserve">הציטוט המקורי עסק בהעברה של 1992 ולא בהסכם 2006, ולכן אינו מוכיח את הטענה. הוחלף בציטוט מעמ' 9 לפסק הדין האזורי (מצוטט גם בסעיף 9). יש לוודא את הנוסח מול המקור.</w:t>
      </w:r>
    </w:p>
  </w:comment>
  <w:comment w:id="10" w:author="Claude" w:date="2026-10-05T10:53:43Z" w:initials="C">
    <w:p w14:paraId="684AA6BE" w14:textId="77777777">
      <w:r>
        <w:rPr>
          <w:rStyle w:val="CommentReference"/>
        </w:rPr>
        <w:annotationRef/>
      </w:r>
      <w:r>
        <w:rPr>
          <w:color w:val="000000"/>
          <w:sz w:val="20"/>
          <w:szCs w:val="20"/>
        </w:rPr>
        <w:t xml:space="preserve">זו ביקורת על בית הדין בתוך תגובה שמגינה על פסק דינו. כדאי לשקול לרכך או להשמיט.</w:t>
      </w:r>
    </w:p>
  </w:comment>
  <w:comment w:id="11" w:author="Claude" w:date="2026-10-05T10:53:43Z" w:initials="C">
    <w:p w14:paraId="128B1E92" w14:textId="77777777">
      <w:r>
        <w:rPr>
          <w:rStyle w:val="CommentReference"/>
        </w:rPr>
        <w:annotationRef/>
      </w:r>
      <w:r>
        <w:rPr>
          <w:color w:val="000000"/>
          <w:sz w:val="20"/>
          <w:szCs w:val="20"/>
        </w:rPr>
        <w:t xml:space="preserve">הנוסח המצוטט בסעיף 13 (לשעבר 28) מפסק הדין הגדול שונה ("עד לשיוכו במידה ואכן ישויך לו"). יש לבדוק מה הנוסח המדויק ובאיזה עמוד הוא מופיע.</w:t>
      </w:r>
    </w:p>
  </w:comment>
  <w:comment w:id="12" w:author="Claude" w:date="2026-10-05T10:53:43Z" w:initials="C">
    <w:p w14:paraId="074D7013" w14:textId="77777777">
      <w:r>
        <w:rPr>
          <w:rStyle w:val="CommentReference"/>
        </w:rPr>
        <w:annotationRef/>
      </w:r>
      <w:r>
        <w:rPr>
          <w:color w:val="000000"/>
          <w:sz w:val="20"/>
          <w:szCs w:val="20"/>
        </w:rPr>
        <w:t xml:space="preserve">לבדוק: מהציטוט ("לא נמצא כל פגם גם במסקנתו המשפטית") נראה שהעתירה נדחתה לגופה ולא על הסף.</w:t>
      </w:r>
    </w:p>
  </w:comment>
  <w:comment w:id="13" w:author="Claude" w:date="2026-10-05T10:53:43Z" w:initials="C">
    <w:p w14:paraId="0C606B88" w14:textId="77777777">
      <w:r>
        <w:rPr>
          <w:rStyle w:val="CommentReference"/>
        </w:rPr>
        <w:annotationRef/>
      </w:r>
      <w:r>
        <w:rPr>
          <w:color w:val="000000"/>
          <w:sz w:val="20"/>
          <w:szCs w:val="20"/>
        </w:rPr>
        <w:t xml:space="preserve">שמות הצדדים מופיעים בציטוטים ("עופר דקל", "מר דקל", "עופר", "זיוה"). בעתירה בענייני משפחה הצדדים מופיעים בדרך כלל כפלוני/ת. כדאי לבדוק אם להשחיר.</w:t>
      </w:r>
    </w:p>
  </w:comment>
  <w:comment w:id="14" w:author="Claude" w:date="2026-10-05T10:53:43Z" w:initials="C">
    <w:p w14:paraId="1A21FB36" w14:textId="77777777">
      <w:r>
        <w:rPr>
          <w:rStyle w:val="CommentReference"/>
        </w:rPr>
        <w:annotationRef/>
      </w:r>
      <w:r>
        <w:rPr>
          <w:color w:val="000000"/>
          <w:sz w:val="20"/>
          <w:szCs w:val="20"/>
        </w:rPr>
        <w:t xml:space="preserve">משפט סיכום באמצע המסמך, ואחריו עוד שלושה פרקים (ה–ז). מומלץ להעביר לסיכום או להשמיט.</w:t>
      </w:r>
    </w:p>
  </w:comment>
  <w:comment w:id="15" w:author="Claude" w:date="2026-10-05T10:53:43Z" w:initials="C">
    <w:p w14:paraId="47829D9D" w14:textId="77777777">
      <w:r>
        <w:rPr>
          <w:rStyle w:val="CommentReference"/>
        </w:rPr>
        <w:annotationRef/>
      </w:r>
      <w:r>
        <w:rPr>
          <w:color w:val="000000"/>
          <w:sz w:val="20"/>
          <w:szCs w:val="20"/>
        </w:rPr>
        <w:t xml:space="preserve">המספור הוקלד ידנית והיה שבור (1–7, 23–34, חזרה ל-8, ובסוף 42). המספרים תוקנו ברצף, אבל מומלץ לעבור למספור אוטומטי של 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1F0923" w15:done="0"/>
  <w15:commentEx w15:paraId="27AF7A08" w15:done="0"/>
  <w15:commentEx w15:paraId="4791A2C3" w15:done="0"/>
  <w15:commentEx w15:paraId="3D44BFA7" w15:done="0"/>
  <w15:commentEx w15:paraId="1694A6D2" w15:done="0"/>
  <w15:commentEx w15:paraId="492F3B23" w15:done="0"/>
  <w15:commentEx w15:paraId="25F5EB92" w15:done="0"/>
  <w15:commentEx w15:paraId="43A31964" w15:done="0"/>
  <w15:commentEx w15:paraId="56ED9175" w15:done="0"/>
  <w15:commentEx w15:paraId="2C7F017C" w15:done="0"/>
  <w15:commentEx w15:paraId="684AA6BE" w15:done="0"/>
  <w15:commentEx w15:paraId="128B1E92" w15:done="0"/>
  <w15:commentEx w15:paraId="074D7013" w15:done="0"/>
  <w15:commentEx w15:paraId="0C606B88" w15:done="0"/>
  <w15:commentEx w15:paraId="1A21FB36" w15:done="0"/>
  <w15:commentEx w15:paraId="47829D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D46B8A3" w16cex:dateUtc="2026-10-05T10:53:42Z"/>
  <w16cex:commentExtensible w16cex:durableId="597F4180" w16cex:dateUtc="2026-10-05T10:53:42Z"/>
  <w16cex:commentExtensible w16cex:durableId="59E4AD91" w16cex:dateUtc="2026-10-05T10:53:42Z"/>
  <w16cex:commentExtensible w16cex:durableId="20851EEB" w16cex:dateUtc="2026-10-05T10:53:42Z"/>
  <w16cex:commentExtensible w16cex:durableId="1A7FA1E3" w16cex:dateUtc="2026-10-05T10:53:42Z"/>
  <w16cex:commentExtensible w16cex:durableId="3A2AA201" w16cex:dateUtc="2026-10-05T10:53:42Z"/>
  <w16cex:commentExtensible w16cex:durableId="6E0BCE36" w16cex:dateUtc="2026-10-05T10:53:42Z"/>
  <w16cex:commentExtensible w16cex:durableId="7E88DB12" w16cex:dateUtc="2026-10-05T10:53:42Z"/>
  <w16cex:commentExtensible w16cex:durableId="6CCC6127" w16cex:dateUtc="2026-10-05T10:53:42Z"/>
  <w16cex:commentExtensible w16cex:durableId="6AB39A2E" w16cex:dateUtc="2026-10-05T10:53:43Z"/>
  <w16cex:commentExtensible w16cex:durableId="10028AA7" w16cex:dateUtc="2026-10-05T10:53:43Z"/>
  <w16cex:commentExtensible w16cex:durableId="4FDC9BFA" w16cex:dateUtc="2026-10-05T10:53:43Z"/>
  <w16cex:commentExtensible w16cex:durableId="2B9E333F" w16cex:dateUtc="2026-10-05T10:53:43Z"/>
  <w16cex:commentExtensible w16cex:durableId="3096869A" w16cex:dateUtc="2026-10-05T10:53:43Z"/>
  <w16cex:commentExtensible w16cex:durableId="769B2E94" w16cex:dateUtc="2026-10-05T10:53:43Z"/>
  <w16cex:commentExtensible w16cex:durableId="34D5F2D0" w16cex:dateUtc="2026-10-05T10:53:4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1F0923" w16cid:durableId="1D46B8A3"/>
  <w16cid:commentId w16cid:paraId="27AF7A08" w16cid:durableId="597F4180"/>
  <w16cid:commentId w16cid:paraId="4791A2C3" w16cid:durableId="59E4AD91"/>
  <w16cid:commentId w16cid:paraId="3D44BFA7" w16cid:durableId="20851EEB"/>
  <w16cid:commentId w16cid:paraId="1694A6D2" w16cid:durableId="1A7FA1E3"/>
  <w16cid:commentId w16cid:paraId="492F3B23" w16cid:durableId="3A2AA201"/>
  <w16cid:commentId w16cid:paraId="25F5EB92" w16cid:durableId="6E0BCE36"/>
  <w16cid:commentId w16cid:paraId="43A31964" w16cid:durableId="7E88DB12"/>
  <w16cid:commentId w16cid:paraId="56ED9175" w16cid:durableId="6CCC6127"/>
  <w16cid:commentId w16cid:paraId="2C7F017C" w16cid:durableId="6AB39A2E"/>
  <w16cid:commentId w16cid:paraId="684AA6BE" w16cid:durableId="10028AA7"/>
  <w16cid:commentId w16cid:paraId="128B1E92" w16cid:durableId="4FDC9BFA"/>
  <w16cid:commentId w16cid:paraId="074D7013" w16cid:durableId="2B9E333F"/>
  <w16cid:commentId w16cid:paraId="0C606B88" w16cid:durableId="3096869A"/>
  <w16cid:commentId w16cid:paraId="1A21FB36" w16cid:durableId="769B2E94"/>
  <w16cid:commentId w16cid:paraId="47829D9D" w16cid:durableId="34D5F2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E721" w14:textId="77777777" w:rsidR="009314EC" w:rsidRDefault="009314EC" w:rsidP="00453D10">
      <w:r>
        <w:separator/>
      </w:r>
    </w:p>
  </w:endnote>
  <w:endnote w:type="continuationSeparator" w:id="0">
    <w:p w14:paraId="09AF321B" w14:textId="77777777" w:rsidR="009314EC" w:rsidRDefault="009314EC" w:rsidP="0045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CF10" w14:textId="77777777" w:rsidR="009314EC" w:rsidRDefault="009314EC" w:rsidP="00453D10">
      <w:r>
        <w:separator/>
      </w:r>
    </w:p>
  </w:footnote>
  <w:footnote w:type="continuationSeparator" w:id="0">
    <w:p w14:paraId="2542488D" w14:textId="77777777" w:rsidR="009314EC" w:rsidRDefault="009314EC" w:rsidP="00453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93441643"/>
      <w:docPartObj>
        <w:docPartGallery w:val="Page Numbers (Top of Page)"/>
        <w:docPartUnique/>
      </w:docPartObj>
    </w:sdtPr>
    <w:sdtContent>
      <w:p w14:paraId="3EAEFB8D" w14:textId="0210DE8E" w:rsidR="00453D10" w:rsidRDefault="00453D10">
        <w:pPr>
          <w:pStyle w:val="af4"/>
          <w:jc w:val="center"/>
        </w:pPr>
        <w:r>
          <w:fldChar w:fldCharType="begin"/>
        </w:r>
        <w:r>
          <w:instrText>PAGE   \* MERGEFORMAT</w:instrText>
        </w:r>
        <w:r>
          <w:fldChar w:fldCharType="separate"/>
        </w:r>
        <w:r>
          <w:rPr>
            <w:rtl/>
            <w:lang w:val="he-IL"/>
          </w:rPr>
          <w:t>2</w:t>
        </w:r>
        <w:r>
          <w:fldChar w:fldCharType="end"/>
        </w:r>
      </w:p>
    </w:sdtContent>
  </w:sdt>
  <w:p w14:paraId="74876327" w14:textId="77777777" w:rsidR="00453D10" w:rsidRDefault="00453D10">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7097BA"/>
    <w:lvl w:ilvl="0">
      <w:start w:val="1"/>
      <w:numFmt w:val="decimal"/>
      <w:lvlText w:val="%1."/>
      <w:lvlJc w:val="left"/>
      <w:pPr>
        <w:tabs>
          <w:tab w:val="num" w:pos="1492"/>
        </w:tabs>
        <w:ind w:left="1492" w:right="1492" w:hanging="360"/>
      </w:pPr>
    </w:lvl>
  </w:abstractNum>
  <w:abstractNum w:abstractNumId="1" w15:restartNumberingAfterBreak="0">
    <w:nsid w:val="FFFFFF7D"/>
    <w:multiLevelType w:val="singleLevel"/>
    <w:tmpl w:val="9C887932"/>
    <w:lvl w:ilvl="0">
      <w:start w:val="1"/>
      <w:numFmt w:val="decimal"/>
      <w:lvlText w:val="%1."/>
      <w:lvlJc w:val="left"/>
      <w:pPr>
        <w:tabs>
          <w:tab w:val="num" w:pos="1209"/>
        </w:tabs>
        <w:ind w:left="1209" w:right="1209" w:hanging="360"/>
      </w:pPr>
    </w:lvl>
  </w:abstractNum>
  <w:abstractNum w:abstractNumId="2" w15:restartNumberingAfterBreak="0">
    <w:nsid w:val="FFFFFF7E"/>
    <w:multiLevelType w:val="singleLevel"/>
    <w:tmpl w:val="E23CA104"/>
    <w:lvl w:ilvl="0">
      <w:start w:val="1"/>
      <w:numFmt w:val="decimal"/>
      <w:lvlText w:val="%1."/>
      <w:lvlJc w:val="left"/>
      <w:pPr>
        <w:tabs>
          <w:tab w:val="num" w:pos="926"/>
        </w:tabs>
        <w:ind w:left="926" w:right="926" w:hanging="360"/>
      </w:pPr>
    </w:lvl>
  </w:abstractNum>
  <w:abstractNum w:abstractNumId="3" w15:restartNumberingAfterBreak="0">
    <w:nsid w:val="FFFFFF7F"/>
    <w:multiLevelType w:val="singleLevel"/>
    <w:tmpl w:val="4E129A2A"/>
    <w:lvl w:ilvl="0">
      <w:start w:val="1"/>
      <w:numFmt w:val="decimal"/>
      <w:lvlText w:val="%1."/>
      <w:lvlJc w:val="left"/>
      <w:pPr>
        <w:tabs>
          <w:tab w:val="num" w:pos="643"/>
        </w:tabs>
        <w:ind w:left="643" w:right="643" w:hanging="360"/>
      </w:pPr>
    </w:lvl>
  </w:abstractNum>
  <w:abstractNum w:abstractNumId="4" w15:restartNumberingAfterBreak="0">
    <w:nsid w:val="FFFFFF80"/>
    <w:multiLevelType w:val="singleLevel"/>
    <w:tmpl w:val="F302175E"/>
    <w:lvl w:ilvl="0">
      <w:start w:val="1"/>
      <w:numFmt w:val="bullet"/>
      <w:lvlText w:val=""/>
      <w:lvlJc w:val="left"/>
      <w:pPr>
        <w:tabs>
          <w:tab w:val="num" w:pos="1492"/>
        </w:tabs>
        <w:ind w:left="1492" w:right="1492" w:hanging="360"/>
      </w:pPr>
      <w:rPr>
        <w:rFonts w:ascii="Symbol" w:hAnsi="Symbol" w:hint="default"/>
      </w:rPr>
    </w:lvl>
  </w:abstractNum>
  <w:abstractNum w:abstractNumId="5" w15:restartNumberingAfterBreak="0">
    <w:nsid w:val="FFFFFF81"/>
    <w:multiLevelType w:val="singleLevel"/>
    <w:tmpl w:val="26748D4A"/>
    <w:lvl w:ilvl="0">
      <w:start w:val="1"/>
      <w:numFmt w:val="bullet"/>
      <w:lvlText w:val=""/>
      <w:lvlJc w:val="left"/>
      <w:pPr>
        <w:tabs>
          <w:tab w:val="num" w:pos="1209"/>
        </w:tabs>
        <w:ind w:left="1209" w:right="1209" w:hanging="360"/>
      </w:pPr>
      <w:rPr>
        <w:rFonts w:ascii="Symbol" w:hAnsi="Symbol" w:hint="default"/>
      </w:rPr>
    </w:lvl>
  </w:abstractNum>
  <w:abstractNum w:abstractNumId="6" w15:restartNumberingAfterBreak="0">
    <w:nsid w:val="FFFFFF82"/>
    <w:multiLevelType w:val="singleLevel"/>
    <w:tmpl w:val="A99EA422"/>
    <w:lvl w:ilvl="0">
      <w:start w:val="1"/>
      <w:numFmt w:val="bullet"/>
      <w:lvlText w:val=""/>
      <w:lvlJc w:val="left"/>
      <w:pPr>
        <w:tabs>
          <w:tab w:val="num" w:pos="926"/>
        </w:tabs>
        <w:ind w:left="926" w:right="926" w:hanging="360"/>
      </w:pPr>
      <w:rPr>
        <w:rFonts w:ascii="Symbol" w:hAnsi="Symbol" w:hint="default"/>
      </w:rPr>
    </w:lvl>
  </w:abstractNum>
  <w:abstractNum w:abstractNumId="7" w15:restartNumberingAfterBreak="0">
    <w:nsid w:val="FFFFFF83"/>
    <w:multiLevelType w:val="singleLevel"/>
    <w:tmpl w:val="23FE2C58"/>
    <w:lvl w:ilvl="0">
      <w:start w:val="1"/>
      <w:numFmt w:val="bullet"/>
      <w:lvlText w:val=""/>
      <w:lvlJc w:val="left"/>
      <w:pPr>
        <w:tabs>
          <w:tab w:val="num" w:pos="643"/>
        </w:tabs>
        <w:ind w:left="643" w:right="643" w:hanging="360"/>
      </w:pPr>
      <w:rPr>
        <w:rFonts w:ascii="Symbol" w:hAnsi="Symbol" w:hint="default"/>
      </w:rPr>
    </w:lvl>
  </w:abstractNum>
  <w:abstractNum w:abstractNumId="8" w15:restartNumberingAfterBreak="0">
    <w:nsid w:val="FFFFFF88"/>
    <w:multiLevelType w:val="singleLevel"/>
    <w:tmpl w:val="B9FED9FC"/>
    <w:lvl w:ilvl="0">
      <w:start w:val="1"/>
      <w:numFmt w:val="decimal"/>
      <w:lvlText w:val="%1."/>
      <w:lvlJc w:val="left"/>
      <w:pPr>
        <w:tabs>
          <w:tab w:val="num" w:pos="360"/>
        </w:tabs>
        <w:ind w:left="360" w:right="360" w:hanging="360"/>
      </w:pPr>
    </w:lvl>
  </w:abstractNum>
  <w:abstractNum w:abstractNumId="9" w15:restartNumberingAfterBreak="0">
    <w:nsid w:val="FFFFFF89"/>
    <w:multiLevelType w:val="singleLevel"/>
    <w:tmpl w:val="3462167E"/>
    <w:lvl w:ilvl="0">
      <w:start w:val="1"/>
      <w:numFmt w:val="bullet"/>
      <w:lvlText w:val=""/>
      <w:lvlJc w:val="left"/>
      <w:pPr>
        <w:tabs>
          <w:tab w:val="num" w:pos="360"/>
        </w:tabs>
        <w:ind w:left="360" w:right="360" w:hanging="360"/>
      </w:pPr>
      <w:rPr>
        <w:rFonts w:ascii="Symbol" w:hAnsi="Symbol" w:hint="default"/>
      </w:rPr>
    </w:lvl>
  </w:abstractNum>
  <w:abstractNum w:abstractNumId="10" w15:restartNumberingAfterBreak="0">
    <w:nsid w:val="010B294B"/>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1" w15:restartNumberingAfterBreak="0">
    <w:nsid w:val="05670101"/>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2" w15:restartNumberingAfterBreak="0">
    <w:nsid w:val="063F4938"/>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3" w15:restartNumberingAfterBreak="0">
    <w:nsid w:val="12CF41B7"/>
    <w:multiLevelType w:val="multilevel"/>
    <w:tmpl w:val="43546846"/>
    <w:lvl w:ilvl="0">
      <w:start w:val="1"/>
      <w:numFmt w:val="decimal"/>
      <w:pStyle w:val="1"/>
      <w:lvlText w:val="%1."/>
      <w:lvlJc w:val="left"/>
      <w:pPr>
        <w:tabs>
          <w:tab w:val="num" w:pos="454"/>
        </w:tabs>
        <w:ind w:left="454" w:right="454" w:hanging="454"/>
      </w:pPr>
      <w:rPr>
        <w:rFonts w:ascii="Times New Roman" w:hAnsi="Times New Roman" w:cs="David" w:hint="default"/>
        <w:b w:val="0"/>
        <w:bCs w:val="0"/>
        <w:i w:val="0"/>
        <w:iCs w:val="0"/>
        <w:sz w:val="24"/>
        <w:szCs w:val="24"/>
      </w:rPr>
    </w:lvl>
    <w:lvl w:ilvl="1">
      <w:start w:val="1"/>
      <w:numFmt w:val="hebrew1"/>
      <w:pStyle w:val="2"/>
      <w:lvlText w:val="%2)"/>
      <w:lvlJc w:val="left"/>
      <w:pPr>
        <w:tabs>
          <w:tab w:val="num" w:pos="907"/>
        </w:tabs>
        <w:ind w:left="907" w:right="907" w:hanging="453"/>
      </w:pPr>
      <w:rPr>
        <w:rFonts w:ascii="Times New Roman" w:hAnsi="Times New Roman" w:cs="David" w:hint="default"/>
        <w:b w:val="0"/>
        <w:bCs w:val="0"/>
        <w:i w:val="0"/>
        <w:iCs w:val="0"/>
        <w:sz w:val="24"/>
        <w:szCs w:val="24"/>
      </w:rPr>
    </w:lvl>
    <w:lvl w:ilvl="2">
      <w:start w:val="1"/>
      <w:numFmt w:val="decimal"/>
      <w:pStyle w:val="3"/>
      <w:lvlText w:val="(%3)"/>
      <w:lvlJc w:val="left"/>
      <w:pPr>
        <w:tabs>
          <w:tab w:val="num" w:pos="1361"/>
        </w:tabs>
        <w:ind w:left="1361" w:right="1361" w:hanging="454"/>
      </w:pPr>
      <w:rPr>
        <w:rFonts w:ascii="Times New Roman" w:hAnsi="Times New Roman" w:cs="David" w:hint="default"/>
        <w:b w:val="0"/>
        <w:bCs w:val="0"/>
        <w:i w:val="0"/>
        <w:iCs w:val="0"/>
        <w:sz w:val="24"/>
        <w:szCs w:val="24"/>
      </w:rPr>
    </w:lvl>
    <w:lvl w:ilvl="3">
      <w:start w:val="1"/>
      <w:numFmt w:val="hebrew1"/>
      <w:pStyle w:val="4"/>
      <w:lvlText w:val="(%4)"/>
      <w:lvlJc w:val="left"/>
      <w:pPr>
        <w:tabs>
          <w:tab w:val="num" w:pos="1814"/>
        </w:tabs>
        <w:ind w:left="1814" w:right="1814" w:hanging="453"/>
      </w:pPr>
      <w:rPr>
        <w:rFonts w:hint="default"/>
      </w:rPr>
    </w:lvl>
    <w:lvl w:ilvl="4">
      <w:start w:val="1"/>
      <w:numFmt w:val="none"/>
      <w:lvlText w:val=""/>
      <w:lvlJc w:val="right"/>
      <w:pPr>
        <w:tabs>
          <w:tab w:val="num" w:pos="360"/>
        </w:tabs>
        <w:ind w:left="0" w:firstLine="0"/>
      </w:pPr>
      <w:rPr>
        <w:rFonts w:hint="default"/>
      </w:rPr>
    </w:lvl>
    <w:lvl w:ilvl="5">
      <w:start w:val="1"/>
      <w:numFmt w:val="none"/>
      <w:lvlText w:val=""/>
      <w:lvlJc w:val="right"/>
      <w:pPr>
        <w:tabs>
          <w:tab w:val="num" w:pos="360"/>
        </w:tabs>
        <w:ind w:left="0" w:firstLine="0"/>
      </w:pPr>
      <w:rPr>
        <w:rFonts w:hint="default"/>
      </w:rPr>
    </w:lvl>
    <w:lvl w:ilvl="6">
      <w:start w:val="1"/>
      <w:numFmt w:val="none"/>
      <w:lvlText w:val=""/>
      <w:lvlJc w:val="right"/>
      <w:pPr>
        <w:tabs>
          <w:tab w:val="num" w:pos="360"/>
        </w:tabs>
        <w:ind w:left="0" w:firstLine="0"/>
      </w:pPr>
      <w:rPr>
        <w:rFonts w:hint="default"/>
      </w:rPr>
    </w:lvl>
    <w:lvl w:ilvl="7">
      <w:start w:val="1"/>
      <w:numFmt w:val="decimal"/>
      <w:lvlText w:val="%1.%2.%3.%4.%5.%6.%7.%8"/>
      <w:lvlJc w:val="center"/>
      <w:pPr>
        <w:tabs>
          <w:tab w:val="num" w:pos="1728"/>
        </w:tabs>
        <w:ind w:left="1440" w:right="1440" w:hanging="1152"/>
      </w:pPr>
      <w:rPr>
        <w:rFonts w:hint="default"/>
      </w:rPr>
    </w:lvl>
    <w:lvl w:ilvl="8">
      <w:start w:val="1"/>
      <w:numFmt w:val="decimal"/>
      <w:pStyle w:val="9"/>
      <w:lvlText w:val="%1.%2.%3.%4.%5.%6.%7.%8.%9"/>
      <w:lvlJc w:val="center"/>
      <w:pPr>
        <w:tabs>
          <w:tab w:val="num" w:pos="1872"/>
        </w:tabs>
        <w:ind w:left="1584" w:right="1584" w:hanging="1296"/>
      </w:pPr>
      <w:rPr>
        <w:rFonts w:hint="default"/>
      </w:rPr>
    </w:lvl>
  </w:abstractNum>
  <w:abstractNum w:abstractNumId="14" w15:restartNumberingAfterBreak="0">
    <w:nsid w:val="266D695E"/>
    <w:multiLevelType w:val="multilevel"/>
    <w:tmpl w:val="C5422E8A"/>
    <w:lvl w:ilvl="0">
      <w:start w:val="1"/>
      <w:numFmt w:val="decimal"/>
      <w:lvlText w:val="%1."/>
      <w:lvlJc w:val="left"/>
      <w:pPr>
        <w:tabs>
          <w:tab w:val="num" w:pos="454"/>
        </w:tabs>
        <w:ind w:left="737" w:right="737" w:hanging="737"/>
      </w:pPr>
      <w:rPr>
        <w:rFonts w:ascii="Times New Roman" w:hAnsi="Times New Roman" w:cs="David" w:hint="default"/>
        <w:b w:val="0"/>
        <w:bCs w:val="0"/>
        <w:i w:val="0"/>
        <w:iCs w:val="0"/>
        <w:sz w:val="24"/>
        <w:szCs w:val="24"/>
      </w:rPr>
    </w:lvl>
    <w:lvl w:ilvl="1">
      <w:start w:val="1"/>
      <w:numFmt w:val="hebrew1"/>
      <w:lvlText w:val="%2)"/>
      <w:lvlJc w:val="left"/>
      <w:pPr>
        <w:tabs>
          <w:tab w:val="num" w:pos="907"/>
        </w:tabs>
        <w:ind w:left="1077" w:right="1077" w:hanging="623"/>
      </w:pPr>
      <w:rPr>
        <w:rFonts w:ascii="Times New Roman" w:hAnsi="Times New Roman" w:cs="David" w:hint="default"/>
        <w:b w:val="0"/>
        <w:bCs w:val="0"/>
        <w:i w:val="0"/>
        <w:iCs w:val="0"/>
        <w:sz w:val="24"/>
        <w:szCs w:val="24"/>
      </w:rPr>
    </w:lvl>
    <w:lvl w:ilvl="2">
      <w:start w:val="1"/>
      <w:numFmt w:val="decimal"/>
      <w:lvlText w:val="(%3)"/>
      <w:lvlJc w:val="left"/>
      <w:pPr>
        <w:tabs>
          <w:tab w:val="num" w:pos="1361"/>
        </w:tabs>
        <w:ind w:left="1531" w:right="1531" w:hanging="624"/>
      </w:pPr>
      <w:rPr>
        <w:rFonts w:ascii="Times New Roman" w:hAnsi="Times New Roman" w:cs="David" w:hint="default"/>
        <w:b w:val="0"/>
        <w:bCs w:val="0"/>
        <w:i w:val="0"/>
        <w:iCs w:val="0"/>
        <w:sz w:val="24"/>
        <w:szCs w:val="24"/>
      </w:rPr>
    </w:lvl>
    <w:lvl w:ilvl="3">
      <w:start w:val="1"/>
      <w:numFmt w:val="hebrew1"/>
      <w:lvlText w:val="(%4)"/>
      <w:lvlJc w:val="left"/>
      <w:pPr>
        <w:tabs>
          <w:tab w:val="num" w:pos="1814"/>
        </w:tabs>
        <w:ind w:left="2211" w:right="2211" w:hanging="850"/>
      </w:pPr>
      <w:rPr>
        <w:rFonts w:hint="default"/>
      </w:rPr>
    </w:lvl>
    <w:lvl w:ilvl="4">
      <w:start w:val="1"/>
      <w:numFmt w:val="none"/>
      <w:lvlText w:val=""/>
      <w:lvlJc w:val="right"/>
      <w:pPr>
        <w:tabs>
          <w:tab w:val="num" w:pos="360"/>
        </w:tabs>
        <w:ind w:left="0" w:firstLine="0"/>
      </w:pPr>
      <w:rPr>
        <w:rFonts w:hint="default"/>
      </w:rPr>
    </w:lvl>
    <w:lvl w:ilvl="5">
      <w:start w:val="1"/>
      <w:numFmt w:val="none"/>
      <w:lvlText w:val=""/>
      <w:lvlJc w:val="right"/>
      <w:pPr>
        <w:tabs>
          <w:tab w:val="num" w:pos="360"/>
        </w:tabs>
        <w:ind w:left="0" w:firstLine="0"/>
      </w:pPr>
      <w:rPr>
        <w:rFonts w:hint="default"/>
      </w:rPr>
    </w:lvl>
    <w:lvl w:ilvl="6">
      <w:start w:val="1"/>
      <w:numFmt w:val="none"/>
      <w:lvlText w:val=""/>
      <w:lvlJc w:val="right"/>
      <w:pPr>
        <w:tabs>
          <w:tab w:val="num" w:pos="360"/>
        </w:tabs>
        <w:ind w:left="0" w:firstLine="0"/>
      </w:pPr>
      <w:rPr>
        <w:rFonts w:hint="default"/>
      </w:rPr>
    </w:lvl>
    <w:lvl w:ilvl="7">
      <w:start w:val="1"/>
      <w:numFmt w:val="decimal"/>
      <w:lvlText w:val="%1.%2.%3.%4.%5.%6.%7.%8"/>
      <w:lvlJc w:val="center"/>
      <w:pPr>
        <w:tabs>
          <w:tab w:val="num" w:pos="1728"/>
        </w:tabs>
        <w:ind w:left="1440" w:right="1440" w:hanging="1152"/>
      </w:pPr>
      <w:rPr>
        <w:rFonts w:hint="default"/>
      </w:rPr>
    </w:lvl>
    <w:lvl w:ilvl="8">
      <w:start w:val="1"/>
      <w:numFmt w:val="decimal"/>
      <w:lvlText w:val="%1.%2.%3.%4.%5.%6.%7.%8.%9"/>
      <w:lvlJc w:val="center"/>
      <w:pPr>
        <w:tabs>
          <w:tab w:val="num" w:pos="1872"/>
        </w:tabs>
        <w:ind w:left="1584" w:right="1584" w:hanging="1296"/>
      </w:pPr>
      <w:rPr>
        <w:rFonts w:hint="default"/>
      </w:rPr>
    </w:lvl>
  </w:abstractNum>
  <w:abstractNum w:abstractNumId="15" w15:restartNumberingAfterBreak="0">
    <w:nsid w:val="28DF1A86"/>
    <w:multiLevelType w:val="multilevel"/>
    <w:tmpl w:val="E59041A0"/>
    <w:lvl w:ilvl="0">
      <w:start w:val="1"/>
      <w:numFmt w:val="decimal"/>
      <w:lvlText w:val="%1."/>
      <w:lvlJc w:val="right"/>
      <w:pPr>
        <w:tabs>
          <w:tab w:val="num" w:pos="454"/>
        </w:tabs>
        <w:ind w:left="454" w:right="454" w:hanging="284"/>
      </w:pPr>
      <w:rPr>
        <w:rFonts w:ascii="Times New Roman" w:hAnsi="Times New Roman" w:cs="David" w:hint="default"/>
        <w:b w:val="0"/>
        <w:bCs w:val="0"/>
        <w:i w:val="0"/>
        <w:iCs w:val="0"/>
        <w:sz w:val="24"/>
        <w:szCs w:val="24"/>
      </w:rPr>
    </w:lvl>
    <w:lvl w:ilvl="1">
      <w:start w:val="1"/>
      <w:numFmt w:val="hebrew1"/>
      <w:lvlText w:val="%2)"/>
      <w:lvlJc w:val="right"/>
      <w:pPr>
        <w:tabs>
          <w:tab w:val="num" w:pos="1021"/>
        </w:tabs>
        <w:ind w:left="1021" w:right="1021" w:hanging="341"/>
      </w:pPr>
      <w:rPr>
        <w:rFonts w:ascii="Times New Roman" w:hAnsi="Times New Roman" w:cs="David" w:hint="default"/>
        <w:b w:val="0"/>
        <w:bCs w:val="0"/>
        <w:i w:val="0"/>
        <w:iCs w:val="0"/>
        <w:sz w:val="24"/>
        <w:szCs w:val="24"/>
      </w:rPr>
    </w:lvl>
    <w:lvl w:ilvl="2">
      <w:start w:val="1"/>
      <w:numFmt w:val="decimal"/>
      <w:lvlText w:val="(%3)"/>
      <w:lvlJc w:val="right"/>
      <w:pPr>
        <w:tabs>
          <w:tab w:val="num" w:pos="1588"/>
        </w:tabs>
        <w:ind w:left="1588" w:right="1588" w:hanging="341"/>
      </w:pPr>
      <w:rPr>
        <w:rFonts w:ascii="Times New Roman" w:hAnsi="Times New Roman" w:cs="David" w:hint="default"/>
        <w:b w:val="0"/>
        <w:bCs w:val="0"/>
        <w:i w:val="0"/>
        <w:iCs w:val="0"/>
        <w:sz w:val="24"/>
        <w:szCs w:val="24"/>
      </w:rPr>
    </w:lvl>
    <w:lvl w:ilvl="3">
      <w:start w:val="1"/>
      <w:numFmt w:val="hebrew1"/>
      <w:lvlText w:val="(%4)"/>
      <w:lvlJc w:val="right"/>
      <w:pPr>
        <w:tabs>
          <w:tab w:val="num" w:pos="2098"/>
        </w:tabs>
        <w:ind w:left="2098" w:right="2098" w:hanging="284"/>
      </w:pPr>
    </w:lvl>
    <w:lvl w:ilvl="4">
      <w:start w:val="1"/>
      <w:numFmt w:val="none"/>
      <w:lvlText w:val=""/>
      <w:lvlJc w:val="right"/>
      <w:pPr>
        <w:tabs>
          <w:tab w:val="num" w:pos="360"/>
        </w:tabs>
        <w:ind w:left="0" w:firstLine="0"/>
      </w:pPr>
    </w:lvl>
    <w:lvl w:ilvl="5">
      <w:start w:val="1"/>
      <w:numFmt w:val="none"/>
      <w:lvlText w:val=""/>
      <w:lvlJc w:val="right"/>
      <w:pPr>
        <w:tabs>
          <w:tab w:val="num" w:pos="360"/>
        </w:tabs>
        <w:ind w:left="0" w:firstLine="0"/>
      </w:pPr>
    </w:lvl>
    <w:lvl w:ilvl="6">
      <w:start w:val="1"/>
      <w:numFmt w:val="none"/>
      <w:lvlText w:val=""/>
      <w:lvlJc w:val="right"/>
      <w:pPr>
        <w:tabs>
          <w:tab w:val="num" w:pos="360"/>
        </w:tabs>
        <w:ind w:left="0" w:firstLine="0"/>
      </w:pPr>
    </w:lvl>
    <w:lvl w:ilvl="7">
      <w:start w:val="1"/>
      <w:numFmt w:val="decimal"/>
      <w:lvlText w:val="%1.%2.%3.%4.%5.%6.%7.%8"/>
      <w:lvlJc w:val="center"/>
      <w:pPr>
        <w:tabs>
          <w:tab w:val="num" w:pos="1728"/>
        </w:tabs>
        <w:ind w:left="1440" w:right="1440" w:hanging="1152"/>
      </w:pPr>
    </w:lvl>
    <w:lvl w:ilvl="8">
      <w:start w:val="1"/>
      <w:numFmt w:val="decimal"/>
      <w:lvlText w:val="%1.%2.%3.%4.%5.%6.%7.%8.%9"/>
      <w:lvlJc w:val="center"/>
      <w:pPr>
        <w:tabs>
          <w:tab w:val="num" w:pos="1872"/>
        </w:tabs>
        <w:ind w:left="1584" w:right="1584" w:hanging="1296"/>
      </w:pPr>
    </w:lvl>
  </w:abstractNum>
  <w:abstractNum w:abstractNumId="16" w15:restartNumberingAfterBreak="0">
    <w:nsid w:val="2A3A2BC9"/>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7" w15:restartNumberingAfterBreak="0">
    <w:nsid w:val="2F5C187F"/>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8" w15:restartNumberingAfterBreak="0">
    <w:nsid w:val="30416DE1"/>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9" w15:restartNumberingAfterBreak="0">
    <w:nsid w:val="3ABA2E74"/>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0" w15:restartNumberingAfterBreak="0">
    <w:nsid w:val="3AD06BC9"/>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1" w15:restartNumberingAfterBreak="0">
    <w:nsid w:val="3CD578E8"/>
    <w:multiLevelType w:val="hybridMultilevel"/>
    <w:tmpl w:val="CFAA3E02"/>
    <w:lvl w:ilvl="0" w:tplc="6ECE62EE">
      <w:start w:val="1"/>
      <w:numFmt w:val="hebrew1"/>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3D2C7AC2"/>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3" w15:restartNumberingAfterBreak="0">
    <w:nsid w:val="40D57608"/>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4" w15:restartNumberingAfterBreak="0">
    <w:nsid w:val="421D2025"/>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5" w15:restartNumberingAfterBreak="0">
    <w:nsid w:val="469C13B4"/>
    <w:multiLevelType w:val="multilevel"/>
    <w:tmpl w:val="E59041A0"/>
    <w:lvl w:ilvl="0">
      <w:start w:val="1"/>
      <w:numFmt w:val="decimal"/>
      <w:lvlText w:val="%1."/>
      <w:lvlJc w:val="right"/>
      <w:pPr>
        <w:tabs>
          <w:tab w:val="num" w:pos="454"/>
        </w:tabs>
        <w:ind w:left="454" w:right="454" w:hanging="284"/>
      </w:pPr>
      <w:rPr>
        <w:rFonts w:ascii="Times New Roman" w:hAnsi="Times New Roman" w:cs="David" w:hint="default"/>
        <w:b w:val="0"/>
        <w:bCs w:val="0"/>
        <w:i w:val="0"/>
        <w:iCs w:val="0"/>
        <w:sz w:val="24"/>
        <w:szCs w:val="24"/>
      </w:rPr>
    </w:lvl>
    <w:lvl w:ilvl="1">
      <w:start w:val="1"/>
      <w:numFmt w:val="hebrew1"/>
      <w:lvlText w:val="%2)"/>
      <w:lvlJc w:val="right"/>
      <w:pPr>
        <w:tabs>
          <w:tab w:val="num" w:pos="1021"/>
        </w:tabs>
        <w:ind w:left="1021" w:right="1021" w:hanging="341"/>
      </w:pPr>
      <w:rPr>
        <w:rFonts w:ascii="Times New Roman" w:hAnsi="Times New Roman" w:cs="David" w:hint="default"/>
        <w:b w:val="0"/>
        <w:bCs w:val="0"/>
        <w:i w:val="0"/>
        <w:iCs w:val="0"/>
        <w:sz w:val="24"/>
        <w:szCs w:val="24"/>
      </w:rPr>
    </w:lvl>
    <w:lvl w:ilvl="2">
      <w:start w:val="1"/>
      <w:numFmt w:val="decimal"/>
      <w:lvlText w:val="(%3)"/>
      <w:lvlJc w:val="right"/>
      <w:pPr>
        <w:tabs>
          <w:tab w:val="num" w:pos="1588"/>
        </w:tabs>
        <w:ind w:left="1588" w:right="1588" w:hanging="341"/>
      </w:pPr>
      <w:rPr>
        <w:rFonts w:ascii="Times New Roman" w:hAnsi="Times New Roman" w:cs="David" w:hint="default"/>
        <w:b w:val="0"/>
        <w:bCs w:val="0"/>
        <w:i w:val="0"/>
        <w:iCs w:val="0"/>
        <w:sz w:val="24"/>
        <w:szCs w:val="24"/>
      </w:rPr>
    </w:lvl>
    <w:lvl w:ilvl="3">
      <w:start w:val="1"/>
      <w:numFmt w:val="hebrew1"/>
      <w:lvlText w:val="(%4)"/>
      <w:lvlJc w:val="right"/>
      <w:pPr>
        <w:tabs>
          <w:tab w:val="num" w:pos="2098"/>
        </w:tabs>
        <w:ind w:left="2098" w:right="2098" w:hanging="284"/>
      </w:pPr>
    </w:lvl>
    <w:lvl w:ilvl="4">
      <w:start w:val="1"/>
      <w:numFmt w:val="none"/>
      <w:lvlText w:val=""/>
      <w:lvlJc w:val="right"/>
      <w:pPr>
        <w:tabs>
          <w:tab w:val="num" w:pos="360"/>
        </w:tabs>
        <w:ind w:left="0" w:firstLine="0"/>
      </w:pPr>
    </w:lvl>
    <w:lvl w:ilvl="5">
      <w:start w:val="1"/>
      <w:numFmt w:val="none"/>
      <w:lvlText w:val=""/>
      <w:lvlJc w:val="right"/>
      <w:pPr>
        <w:tabs>
          <w:tab w:val="num" w:pos="360"/>
        </w:tabs>
        <w:ind w:left="0" w:firstLine="0"/>
      </w:pPr>
    </w:lvl>
    <w:lvl w:ilvl="6">
      <w:start w:val="1"/>
      <w:numFmt w:val="none"/>
      <w:lvlText w:val=""/>
      <w:lvlJc w:val="right"/>
      <w:pPr>
        <w:tabs>
          <w:tab w:val="num" w:pos="360"/>
        </w:tabs>
        <w:ind w:left="0" w:firstLine="0"/>
      </w:pPr>
    </w:lvl>
    <w:lvl w:ilvl="7">
      <w:start w:val="1"/>
      <w:numFmt w:val="decimal"/>
      <w:lvlText w:val="%1.%2.%3.%4.%5.%6.%7.%8"/>
      <w:lvlJc w:val="center"/>
      <w:pPr>
        <w:tabs>
          <w:tab w:val="num" w:pos="1728"/>
        </w:tabs>
        <w:ind w:left="1440" w:right="1440" w:hanging="1152"/>
      </w:pPr>
    </w:lvl>
    <w:lvl w:ilvl="8">
      <w:start w:val="1"/>
      <w:numFmt w:val="decimal"/>
      <w:lvlText w:val="%1.%2.%3.%4.%5.%6.%7.%8.%9"/>
      <w:lvlJc w:val="center"/>
      <w:pPr>
        <w:tabs>
          <w:tab w:val="num" w:pos="1872"/>
        </w:tabs>
        <w:ind w:left="1584" w:right="1584" w:hanging="1296"/>
      </w:pPr>
    </w:lvl>
  </w:abstractNum>
  <w:abstractNum w:abstractNumId="26" w15:restartNumberingAfterBreak="0">
    <w:nsid w:val="48DC5A4E"/>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7" w15:restartNumberingAfterBreak="0">
    <w:nsid w:val="4AC07ABE"/>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8" w15:restartNumberingAfterBreak="0">
    <w:nsid w:val="4F164212"/>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9" w15:restartNumberingAfterBreak="0">
    <w:nsid w:val="52BB1025"/>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0" w15:restartNumberingAfterBreak="0">
    <w:nsid w:val="534249EF"/>
    <w:multiLevelType w:val="multilevel"/>
    <w:tmpl w:val="B2E0C4EA"/>
    <w:lvl w:ilvl="0">
      <w:start w:val="1"/>
      <w:numFmt w:val="decimal"/>
      <w:lvlText w:val="%1."/>
      <w:lvlJc w:val="left"/>
      <w:pPr>
        <w:tabs>
          <w:tab w:val="num" w:pos="454"/>
        </w:tabs>
        <w:ind w:left="454" w:right="454" w:hanging="454"/>
      </w:pPr>
      <w:rPr>
        <w:rFonts w:ascii="Times New Roman" w:hAnsi="Times New Roman" w:cs="David" w:hint="default"/>
        <w:b w:val="0"/>
        <w:bCs w:val="0"/>
        <w:i w:val="0"/>
        <w:iCs w:val="0"/>
        <w:sz w:val="24"/>
        <w:szCs w:val="24"/>
      </w:rPr>
    </w:lvl>
    <w:lvl w:ilvl="1">
      <w:start w:val="1"/>
      <w:numFmt w:val="hebrew1"/>
      <w:lvlText w:val="%2)"/>
      <w:lvlJc w:val="left"/>
      <w:pPr>
        <w:tabs>
          <w:tab w:val="num" w:pos="907"/>
        </w:tabs>
        <w:ind w:left="907" w:right="907" w:hanging="453"/>
      </w:pPr>
      <w:rPr>
        <w:rFonts w:ascii="Times New Roman" w:hAnsi="Times New Roman" w:cs="David" w:hint="default"/>
        <w:b w:val="0"/>
        <w:bCs w:val="0"/>
        <w:i w:val="0"/>
        <w:iCs w:val="0"/>
        <w:sz w:val="24"/>
        <w:szCs w:val="24"/>
      </w:rPr>
    </w:lvl>
    <w:lvl w:ilvl="2">
      <w:start w:val="1"/>
      <w:numFmt w:val="decimal"/>
      <w:lvlText w:val="(%3)"/>
      <w:lvlJc w:val="left"/>
      <w:pPr>
        <w:tabs>
          <w:tab w:val="num" w:pos="1361"/>
        </w:tabs>
        <w:ind w:left="1361" w:right="1361" w:hanging="454"/>
      </w:pPr>
      <w:rPr>
        <w:rFonts w:ascii="Times New Roman" w:hAnsi="Times New Roman" w:cs="David" w:hint="default"/>
        <w:b w:val="0"/>
        <w:bCs w:val="0"/>
        <w:i w:val="0"/>
        <w:iCs w:val="0"/>
        <w:sz w:val="24"/>
        <w:szCs w:val="24"/>
      </w:rPr>
    </w:lvl>
    <w:lvl w:ilvl="3">
      <w:start w:val="1"/>
      <w:numFmt w:val="hebrew1"/>
      <w:lvlText w:val="(%4)"/>
      <w:lvlJc w:val="left"/>
      <w:pPr>
        <w:tabs>
          <w:tab w:val="num" w:pos="1814"/>
        </w:tabs>
        <w:ind w:left="1814" w:right="1814" w:hanging="453"/>
      </w:pPr>
      <w:rPr>
        <w:rFonts w:hint="default"/>
      </w:rPr>
    </w:lvl>
    <w:lvl w:ilvl="4">
      <w:start w:val="1"/>
      <w:numFmt w:val="none"/>
      <w:lvlText w:val=""/>
      <w:lvlJc w:val="right"/>
      <w:pPr>
        <w:tabs>
          <w:tab w:val="num" w:pos="360"/>
        </w:tabs>
        <w:ind w:left="0" w:firstLine="0"/>
      </w:pPr>
      <w:rPr>
        <w:rFonts w:hint="default"/>
      </w:rPr>
    </w:lvl>
    <w:lvl w:ilvl="5">
      <w:start w:val="1"/>
      <w:numFmt w:val="none"/>
      <w:lvlText w:val=""/>
      <w:lvlJc w:val="right"/>
      <w:pPr>
        <w:tabs>
          <w:tab w:val="num" w:pos="360"/>
        </w:tabs>
        <w:ind w:left="0" w:firstLine="0"/>
      </w:pPr>
      <w:rPr>
        <w:rFonts w:hint="default"/>
      </w:rPr>
    </w:lvl>
    <w:lvl w:ilvl="6">
      <w:start w:val="1"/>
      <w:numFmt w:val="none"/>
      <w:lvlText w:val=""/>
      <w:lvlJc w:val="right"/>
      <w:pPr>
        <w:tabs>
          <w:tab w:val="num" w:pos="360"/>
        </w:tabs>
        <w:ind w:left="0" w:firstLine="0"/>
      </w:pPr>
      <w:rPr>
        <w:rFonts w:hint="default"/>
      </w:rPr>
    </w:lvl>
    <w:lvl w:ilvl="7">
      <w:start w:val="1"/>
      <w:numFmt w:val="decimal"/>
      <w:lvlText w:val="%1.%2.%3.%4.%5.%6.%7.%8"/>
      <w:lvlJc w:val="center"/>
      <w:pPr>
        <w:tabs>
          <w:tab w:val="num" w:pos="1728"/>
        </w:tabs>
        <w:ind w:left="1440" w:right="1440" w:hanging="1152"/>
      </w:pPr>
      <w:rPr>
        <w:rFonts w:hint="default"/>
      </w:rPr>
    </w:lvl>
    <w:lvl w:ilvl="8">
      <w:start w:val="1"/>
      <w:numFmt w:val="decimal"/>
      <w:lvlText w:val="%1.%2.%3.%4.%5.%6.%7.%8.%9"/>
      <w:lvlJc w:val="center"/>
      <w:pPr>
        <w:tabs>
          <w:tab w:val="num" w:pos="1872"/>
        </w:tabs>
        <w:ind w:left="1584" w:right="1584" w:hanging="1296"/>
      </w:pPr>
      <w:rPr>
        <w:rFonts w:hint="default"/>
      </w:rPr>
    </w:lvl>
  </w:abstractNum>
  <w:abstractNum w:abstractNumId="31" w15:restartNumberingAfterBreak="0">
    <w:nsid w:val="53C1578F"/>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2" w15:restartNumberingAfterBreak="0">
    <w:nsid w:val="5599296F"/>
    <w:multiLevelType w:val="multilevel"/>
    <w:tmpl w:val="88A6BDEC"/>
    <w:lvl w:ilvl="0">
      <w:start w:val="1"/>
      <w:numFmt w:val="decimal"/>
      <w:pStyle w:val="20"/>
      <w:lvlText w:val="%1."/>
      <w:lvlJc w:val="left"/>
      <w:pPr>
        <w:tabs>
          <w:tab w:val="num" w:pos="871"/>
        </w:tabs>
        <w:ind w:left="795" w:right="795" w:hanging="284"/>
      </w:pPr>
      <w:rPr>
        <w:rFonts w:ascii="Times New Roman" w:hAnsi="Times New Roman" w:cs="David" w:hint="default"/>
        <w:b w:val="0"/>
        <w:bCs w:val="0"/>
        <w:i w:val="0"/>
        <w:iCs w:val="0"/>
        <w:sz w:val="24"/>
        <w:szCs w:val="24"/>
      </w:rPr>
    </w:lvl>
    <w:lvl w:ilvl="1">
      <w:start w:val="1"/>
      <w:numFmt w:val="cardinalText"/>
      <w:lvlText w:val="%2)"/>
      <w:lvlJc w:val="left"/>
      <w:pPr>
        <w:tabs>
          <w:tab w:val="num" w:pos="1381"/>
        </w:tabs>
        <w:ind w:left="1362" w:right="1362" w:hanging="341"/>
      </w:pPr>
      <w:rPr>
        <w:rFonts w:ascii="Times New Roman" w:hAnsi="Times New Roman" w:cs="David" w:hint="default"/>
        <w:b w:val="0"/>
        <w:bCs w:val="0"/>
        <w:i w:val="0"/>
        <w:iCs w:val="0"/>
        <w:sz w:val="24"/>
        <w:szCs w:val="24"/>
      </w:rPr>
    </w:lvl>
    <w:lvl w:ilvl="2">
      <w:start w:val="1"/>
      <w:numFmt w:val="decimal"/>
      <w:lvlText w:val="(%3)"/>
      <w:lvlJc w:val="left"/>
      <w:pPr>
        <w:tabs>
          <w:tab w:val="num" w:pos="1948"/>
        </w:tabs>
        <w:ind w:left="1929" w:right="1929" w:hanging="341"/>
      </w:pPr>
      <w:rPr>
        <w:rFonts w:ascii="Times New Roman" w:hAnsi="Times New Roman" w:cs="David" w:hint="default"/>
        <w:b w:val="0"/>
        <w:bCs w:val="0"/>
        <w:i w:val="0"/>
        <w:iCs w:val="0"/>
        <w:sz w:val="24"/>
        <w:szCs w:val="24"/>
      </w:rPr>
    </w:lvl>
    <w:lvl w:ilvl="3">
      <w:start w:val="1"/>
      <w:numFmt w:val="cardinalText"/>
      <w:lvlText w:val="(%4)"/>
      <w:lvlJc w:val="left"/>
      <w:pPr>
        <w:tabs>
          <w:tab w:val="num" w:pos="2515"/>
        </w:tabs>
        <w:ind w:left="2439" w:right="2439" w:hanging="284"/>
      </w:pPr>
      <w:rPr>
        <w:rFonts w:hint="default"/>
      </w:rPr>
    </w:lvl>
    <w:lvl w:ilvl="4">
      <w:start w:val="1"/>
      <w:numFmt w:val="none"/>
      <w:lvlText w:val=""/>
      <w:lvlJc w:val="right"/>
      <w:pPr>
        <w:tabs>
          <w:tab w:val="num" w:pos="701"/>
        </w:tabs>
        <w:ind w:left="341" w:right="341" w:firstLine="0"/>
      </w:pPr>
      <w:rPr>
        <w:rFonts w:hint="default"/>
      </w:rPr>
    </w:lvl>
    <w:lvl w:ilvl="5">
      <w:start w:val="1"/>
      <w:numFmt w:val="none"/>
      <w:lvlText w:val=""/>
      <w:lvlJc w:val="right"/>
      <w:pPr>
        <w:tabs>
          <w:tab w:val="num" w:pos="701"/>
        </w:tabs>
        <w:ind w:left="341" w:right="341" w:firstLine="0"/>
      </w:pPr>
      <w:rPr>
        <w:rFonts w:hint="default"/>
      </w:rPr>
    </w:lvl>
    <w:lvl w:ilvl="6">
      <w:start w:val="1"/>
      <w:numFmt w:val="none"/>
      <w:lvlText w:val=""/>
      <w:lvlJc w:val="right"/>
      <w:pPr>
        <w:tabs>
          <w:tab w:val="num" w:pos="701"/>
        </w:tabs>
        <w:ind w:left="341" w:right="341" w:firstLine="0"/>
      </w:pPr>
      <w:rPr>
        <w:rFonts w:hint="default"/>
      </w:rPr>
    </w:lvl>
    <w:lvl w:ilvl="7">
      <w:start w:val="1"/>
      <w:numFmt w:val="decimal"/>
      <w:lvlText w:val="%1.%2.%3.%4.%5.%6.%7.%8"/>
      <w:lvlJc w:val="center"/>
      <w:pPr>
        <w:tabs>
          <w:tab w:val="num" w:pos="2069"/>
        </w:tabs>
        <w:ind w:left="1781" w:right="1781" w:hanging="1152"/>
      </w:pPr>
      <w:rPr>
        <w:rFonts w:hint="default"/>
      </w:rPr>
    </w:lvl>
    <w:lvl w:ilvl="8">
      <w:start w:val="1"/>
      <w:numFmt w:val="decimal"/>
      <w:lvlText w:val="%1.%2.%3.%4.%5.%6.%7.%8.%9"/>
      <w:lvlJc w:val="center"/>
      <w:pPr>
        <w:tabs>
          <w:tab w:val="num" w:pos="2213"/>
        </w:tabs>
        <w:ind w:left="1925" w:right="1925" w:hanging="1296"/>
      </w:pPr>
      <w:rPr>
        <w:rFonts w:hint="default"/>
      </w:rPr>
    </w:lvl>
  </w:abstractNum>
  <w:abstractNum w:abstractNumId="33" w15:restartNumberingAfterBreak="0">
    <w:nsid w:val="5A175AFA"/>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4" w15:restartNumberingAfterBreak="0">
    <w:nsid w:val="5C451F8E"/>
    <w:multiLevelType w:val="multilevel"/>
    <w:tmpl w:val="29702BEC"/>
    <w:lvl w:ilvl="0">
      <w:start w:val="1"/>
      <w:numFmt w:val="decimal"/>
      <w:lvlText w:val="%1."/>
      <w:lvlJc w:val="left"/>
      <w:pPr>
        <w:tabs>
          <w:tab w:val="num" w:pos="454"/>
        </w:tabs>
        <w:ind w:left="737" w:right="737" w:hanging="737"/>
      </w:pPr>
      <w:rPr>
        <w:rFonts w:ascii="Times New Roman" w:hAnsi="Times New Roman" w:cs="David" w:hint="default"/>
        <w:b w:val="0"/>
        <w:bCs w:val="0"/>
        <w:i w:val="0"/>
        <w:iCs w:val="0"/>
        <w:sz w:val="24"/>
        <w:szCs w:val="24"/>
      </w:rPr>
    </w:lvl>
    <w:lvl w:ilvl="1">
      <w:start w:val="1"/>
      <w:numFmt w:val="hebrew1"/>
      <w:lvlText w:val="%2)"/>
      <w:lvlJc w:val="left"/>
      <w:pPr>
        <w:tabs>
          <w:tab w:val="num" w:pos="907"/>
        </w:tabs>
        <w:ind w:left="1077" w:right="1077" w:hanging="623"/>
      </w:pPr>
      <w:rPr>
        <w:rFonts w:ascii="Times New Roman" w:hAnsi="Times New Roman" w:cs="David" w:hint="default"/>
        <w:b w:val="0"/>
        <w:bCs w:val="0"/>
        <w:i w:val="0"/>
        <w:iCs w:val="0"/>
        <w:sz w:val="24"/>
        <w:szCs w:val="24"/>
      </w:rPr>
    </w:lvl>
    <w:lvl w:ilvl="2">
      <w:start w:val="1"/>
      <w:numFmt w:val="decimal"/>
      <w:lvlText w:val="(%3)"/>
      <w:lvlJc w:val="left"/>
      <w:pPr>
        <w:tabs>
          <w:tab w:val="num" w:pos="1361"/>
        </w:tabs>
        <w:ind w:left="1531" w:right="1531" w:hanging="624"/>
      </w:pPr>
      <w:rPr>
        <w:rFonts w:ascii="Times New Roman" w:hAnsi="Times New Roman" w:cs="David" w:hint="default"/>
        <w:b w:val="0"/>
        <w:bCs w:val="0"/>
        <w:i w:val="0"/>
        <w:iCs w:val="0"/>
        <w:sz w:val="24"/>
        <w:szCs w:val="24"/>
      </w:rPr>
    </w:lvl>
    <w:lvl w:ilvl="3">
      <w:start w:val="1"/>
      <w:numFmt w:val="hebrew1"/>
      <w:lvlText w:val="(%4)"/>
      <w:lvlJc w:val="left"/>
      <w:pPr>
        <w:tabs>
          <w:tab w:val="num" w:pos="1814"/>
        </w:tabs>
        <w:ind w:left="2211" w:right="2211" w:hanging="850"/>
      </w:pPr>
      <w:rPr>
        <w:rFonts w:hint="default"/>
      </w:rPr>
    </w:lvl>
    <w:lvl w:ilvl="4">
      <w:start w:val="1"/>
      <w:numFmt w:val="none"/>
      <w:lvlText w:val=""/>
      <w:lvlJc w:val="right"/>
      <w:pPr>
        <w:tabs>
          <w:tab w:val="num" w:pos="360"/>
        </w:tabs>
        <w:ind w:left="0" w:firstLine="0"/>
      </w:pPr>
      <w:rPr>
        <w:rFonts w:hint="default"/>
      </w:rPr>
    </w:lvl>
    <w:lvl w:ilvl="5">
      <w:start w:val="1"/>
      <w:numFmt w:val="none"/>
      <w:lvlText w:val=""/>
      <w:lvlJc w:val="right"/>
      <w:pPr>
        <w:tabs>
          <w:tab w:val="num" w:pos="360"/>
        </w:tabs>
        <w:ind w:left="0" w:firstLine="0"/>
      </w:pPr>
      <w:rPr>
        <w:rFonts w:hint="default"/>
      </w:rPr>
    </w:lvl>
    <w:lvl w:ilvl="6">
      <w:start w:val="1"/>
      <w:numFmt w:val="none"/>
      <w:lvlText w:val=""/>
      <w:lvlJc w:val="right"/>
      <w:pPr>
        <w:tabs>
          <w:tab w:val="num" w:pos="360"/>
        </w:tabs>
        <w:ind w:left="0" w:firstLine="0"/>
      </w:pPr>
      <w:rPr>
        <w:rFonts w:hint="default"/>
      </w:rPr>
    </w:lvl>
    <w:lvl w:ilvl="7">
      <w:start w:val="1"/>
      <w:numFmt w:val="decimal"/>
      <w:lvlText w:val="%1.%2.%3.%4.%5.%6.%7.%8"/>
      <w:lvlJc w:val="center"/>
      <w:pPr>
        <w:tabs>
          <w:tab w:val="num" w:pos="1728"/>
        </w:tabs>
        <w:ind w:left="1440" w:right="1440" w:hanging="1152"/>
      </w:pPr>
      <w:rPr>
        <w:rFonts w:hint="default"/>
      </w:rPr>
    </w:lvl>
    <w:lvl w:ilvl="8">
      <w:start w:val="1"/>
      <w:numFmt w:val="decimal"/>
      <w:lvlText w:val="%1.%2.%3.%4.%5.%6.%7.%8.%9"/>
      <w:lvlJc w:val="center"/>
      <w:pPr>
        <w:tabs>
          <w:tab w:val="num" w:pos="1872"/>
        </w:tabs>
        <w:ind w:left="1584" w:right="1584" w:hanging="1296"/>
      </w:pPr>
      <w:rPr>
        <w:rFonts w:hint="default"/>
      </w:rPr>
    </w:lvl>
  </w:abstractNum>
  <w:abstractNum w:abstractNumId="35" w15:restartNumberingAfterBreak="0">
    <w:nsid w:val="61F825CA"/>
    <w:multiLevelType w:val="multilevel"/>
    <w:tmpl w:val="E59041A0"/>
    <w:lvl w:ilvl="0">
      <w:start w:val="1"/>
      <w:numFmt w:val="decimal"/>
      <w:lvlText w:val="%1."/>
      <w:lvlJc w:val="right"/>
      <w:pPr>
        <w:tabs>
          <w:tab w:val="num" w:pos="454"/>
        </w:tabs>
        <w:ind w:left="454" w:right="454" w:hanging="284"/>
      </w:pPr>
      <w:rPr>
        <w:rFonts w:ascii="Times New Roman" w:hAnsi="Times New Roman" w:cs="David" w:hint="default"/>
        <w:b w:val="0"/>
        <w:bCs w:val="0"/>
        <w:i w:val="0"/>
        <w:iCs w:val="0"/>
        <w:sz w:val="24"/>
        <w:szCs w:val="24"/>
      </w:rPr>
    </w:lvl>
    <w:lvl w:ilvl="1">
      <w:start w:val="1"/>
      <w:numFmt w:val="hebrew1"/>
      <w:lvlText w:val="%2)"/>
      <w:lvlJc w:val="right"/>
      <w:pPr>
        <w:tabs>
          <w:tab w:val="num" w:pos="1021"/>
        </w:tabs>
        <w:ind w:left="1021" w:right="1021" w:hanging="341"/>
      </w:pPr>
      <w:rPr>
        <w:rFonts w:ascii="Times New Roman" w:hAnsi="Times New Roman" w:cs="David" w:hint="default"/>
        <w:b w:val="0"/>
        <w:bCs w:val="0"/>
        <w:i w:val="0"/>
        <w:iCs w:val="0"/>
        <w:sz w:val="24"/>
        <w:szCs w:val="24"/>
      </w:rPr>
    </w:lvl>
    <w:lvl w:ilvl="2">
      <w:start w:val="1"/>
      <w:numFmt w:val="decimal"/>
      <w:lvlText w:val="(%3)"/>
      <w:lvlJc w:val="right"/>
      <w:pPr>
        <w:tabs>
          <w:tab w:val="num" w:pos="1588"/>
        </w:tabs>
        <w:ind w:left="1588" w:right="1588" w:hanging="341"/>
      </w:pPr>
      <w:rPr>
        <w:rFonts w:ascii="Times New Roman" w:hAnsi="Times New Roman" w:cs="David" w:hint="default"/>
        <w:b w:val="0"/>
        <w:bCs w:val="0"/>
        <w:i w:val="0"/>
        <w:iCs w:val="0"/>
        <w:sz w:val="24"/>
        <w:szCs w:val="24"/>
      </w:rPr>
    </w:lvl>
    <w:lvl w:ilvl="3">
      <w:start w:val="1"/>
      <w:numFmt w:val="hebrew1"/>
      <w:lvlText w:val="(%4)"/>
      <w:lvlJc w:val="right"/>
      <w:pPr>
        <w:tabs>
          <w:tab w:val="num" w:pos="2098"/>
        </w:tabs>
        <w:ind w:left="2098" w:right="2098" w:hanging="284"/>
      </w:pPr>
    </w:lvl>
    <w:lvl w:ilvl="4">
      <w:start w:val="1"/>
      <w:numFmt w:val="none"/>
      <w:lvlText w:val=""/>
      <w:lvlJc w:val="right"/>
      <w:pPr>
        <w:tabs>
          <w:tab w:val="num" w:pos="360"/>
        </w:tabs>
        <w:ind w:left="0" w:firstLine="0"/>
      </w:pPr>
    </w:lvl>
    <w:lvl w:ilvl="5">
      <w:start w:val="1"/>
      <w:numFmt w:val="none"/>
      <w:lvlText w:val=""/>
      <w:lvlJc w:val="right"/>
      <w:pPr>
        <w:tabs>
          <w:tab w:val="num" w:pos="360"/>
        </w:tabs>
        <w:ind w:left="0" w:firstLine="0"/>
      </w:pPr>
    </w:lvl>
    <w:lvl w:ilvl="6">
      <w:start w:val="1"/>
      <w:numFmt w:val="none"/>
      <w:lvlText w:val=""/>
      <w:lvlJc w:val="right"/>
      <w:pPr>
        <w:tabs>
          <w:tab w:val="num" w:pos="360"/>
        </w:tabs>
        <w:ind w:left="0" w:firstLine="0"/>
      </w:pPr>
    </w:lvl>
    <w:lvl w:ilvl="7">
      <w:start w:val="1"/>
      <w:numFmt w:val="decimal"/>
      <w:lvlText w:val="%1.%2.%3.%4.%5.%6.%7.%8"/>
      <w:lvlJc w:val="center"/>
      <w:pPr>
        <w:tabs>
          <w:tab w:val="num" w:pos="1728"/>
        </w:tabs>
        <w:ind w:left="1440" w:right="1440" w:hanging="1152"/>
      </w:pPr>
    </w:lvl>
    <w:lvl w:ilvl="8">
      <w:start w:val="1"/>
      <w:numFmt w:val="decimal"/>
      <w:lvlText w:val="%1.%2.%3.%4.%5.%6.%7.%8.%9"/>
      <w:lvlJc w:val="center"/>
      <w:pPr>
        <w:tabs>
          <w:tab w:val="num" w:pos="1872"/>
        </w:tabs>
        <w:ind w:left="1584" w:right="1584" w:hanging="1296"/>
      </w:pPr>
    </w:lvl>
  </w:abstractNum>
  <w:abstractNum w:abstractNumId="36" w15:restartNumberingAfterBreak="0">
    <w:nsid w:val="6409708E"/>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7" w15:restartNumberingAfterBreak="0">
    <w:nsid w:val="67917E9B"/>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8" w15:restartNumberingAfterBreak="0">
    <w:nsid w:val="6CDE5299"/>
    <w:multiLevelType w:val="hybridMultilevel"/>
    <w:tmpl w:val="23D2B9C4"/>
    <w:lvl w:ilvl="0" w:tplc="3D6A6036">
      <w:start w:val="1"/>
      <w:numFmt w:val="decimal"/>
      <w:lvlText w:val="%1."/>
      <w:lvlJc w:val="left"/>
      <w:pPr>
        <w:tabs>
          <w:tab w:val="num" w:pos="2081"/>
        </w:tabs>
        <w:ind w:left="2081" w:right="2081" w:hanging="360"/>
      </w:pPr>
    </w:lvl>
    <w:lvl w:ilvl="1" w:tplc="040D0019" w:tentative="1">
      <w:start w:val="1"/>
      <w:numFmt w:val="lowerLetter"/>
      <w:lvlText w:val="%2."/>
      <w:lvlJc w:val="left"/>
      <w:pPr>
        <w:tabs>
          <w:tab w:val="num" w:pos="2801"/>
        </w:tabs>
        <w:ind w:left="2801" w:right="2801" w:hanging="360"/>
      </w:pPr>
    </w:lvl>
    <w:lvl w:ilvl="2" w:tplc="040D001B" w:tentative="1">
      <w:start w:val="1"/>
      <w:numFmt w:val="lowerRoman"/>
      <w:lvlText w:val="%3."/>
      <w:lvlJc w:val="right"/>
      <w:pPr>
        <w:tabs>
          <w:tab w:val="num" w:pos="3521"/>
        </w:tabs>
        <w:ind w:left="3521" w:right="3521" w:hanging="180"/>
      </w:pPr>
    </w:lvl>
    <w:lvl w:ilvl="3" w:tplc="040D000F" w:tentative="1">
      <w:start w:val="1"/>
      <w:numFmt w:val="decimal"/>
      <w:lvlText w:val="%4."/>
      <w:lvlJc w:val="left"/>
      <w:pPr>
        <w:tabs>
          <w:tab w:val="num" w:pos="4241"/>
        </w:tabs>
        <w:ind w:left="4241" w:right="4241" w:hanging="360"/>
      </w:pPr>
    </w:lvl>
    <w:lvl w:ilvl="4" w:tplc="040D0019" w:tentative="1">
      <w:start w:val="1"/>
      <w:numFmt w:val="lowerLetter"/>
      <w:lvlText w:val="%5."/>
      <w:lvlJc w:val="left"/>
      <w:pPr>
        <w:tabs>
          <w:tab w:val="num" w:pos="4961"/>
        </w:tabs>
        <w:ind w:left="4961" w:right="4961" w:hanging="360"/>
      </w:pPr>
    </w:lvl>
    <w:lvl w:ilvl="5" w:tplc="040D001B" w:tentative="1">
      <w:start w:val="1"/>
      <w:numFmt w:val="lowerRoman"/>
      <w:lvlText w:val="%6."/>
      <w:lvlJc w:val="right"/>
      <w:pPr>
        <w:tabs>
          <w:tab w:val="num" w:pos="5681"/>
        </w:tabs>
        <w:ind w:left="5681" w:right="5681" w:hanging="180"/>
      </w:pPr>
    </w:lvl>
    <w:lvl w:ilvl="6" w:tplc="040D000F" w:tentative="1">
      <w:start w:val="1"/>
      <w:numFmt w:val="decimal"/>
      <w:lvlText w:val="%7."/>
      <w:lvlJc w:val="left"/>
      <w:pPr>
        <w:tabs>
          <w:tab w:val="num" w:pos="6401"/>
        </w:tabs>
        <w:ind w:left="6401" w:right="6401" w:hanging="360"/>
      </w:pPr>
    </w:lvl>
    <w:lvl w:ilvl="7" w:tplc="040D0019" w:tentative="1">
      <w:start w:val="1"/>
      <w:numFmt w:val="lowerLetter"/>
      <w:lvlText w:val="%8."/>
      <w:lvlJc w:val="left"/>
      <w:pPr>
        <w:tabs>
          <w:tab w:val="num" w:pos="7121"/>
        </w:tabs>
        <w:ind w:left="7121" w:right="7121" w:hanging="360"/>
      </w:pPr>
    </w:lvl>
    <w:lvl w:ilvl="8" w:tplc="040D001B" w:tentative="1">
      <w:start w:val="1"/>
      <w:numFmt w:val="lowerRoman"/>
      <w:lvlText w:val="%9."/>
      <w:lvlJc w:val="right"/>
      <w:pPr>
        <w:tabs>
          <w:tab w:val="num" w:pos="7841"/>
        </w:tabs>
        <w:ind w:left="7841" w:right="7841" w:hanging="180"/>
      </w:pPr>
    </w:lvl>
  </w:abstractNum>
  <w:abstractNum w:abstractNumId="39" w15:restartNumberingAfterBreak="0">
    <w:nsid w:val="782C78C2"/>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40" w15:restartNumberingAfterBreak="0">
    <w:nsid w:val="7AF0139A"/>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41" w15:restartNumberingAfterBreak="0">
    <w:nsid w:val="7B5A037A"/>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42" w15:restartNumberingAfterBreak="0">
    <w:nsid w:val="7C9C4FB5"/>
    <w:multiLevelType w:val="hybridMultilevel"/>
    <w:tmpl w:val="F836D2C6"/>
    <w:lvl w:ilvl="0" w:tplc="0C5A46DC">
      <w:start w:val="1"/>
      <w:numFmt w:val="hebrew1"/>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3" w15:restartNumberingAfterBreak="0">
    <w:nsid w:val="7E5F63AB"/>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num w:numId="1" w16cid:durableId="2004357298">
    <w:abstractNumId w:val="21"/>
  </w:num>
  <w:num w:numId="2" w16cid:durableId="676805498">
    <w:abstractNumId w:val="42"/>
  </w:num>
  <w:num w:numId="3" w16cid:durableId="154150745">
    <w:abstractNumId w:val="13"/>
  </w:num>
  <w:num w:numId="4" w16cid:durableId="687558603">
    <w:abstractNumId w:val="8"/>
  </w:num>
  <w:num w:numId="5" w16cid:durableId="1939290005">
    <w:abstractNumId w:val="3"/>
  </w:num>
  <w:num w:numId="6" w16cid:durableId="127600237">
    <w:abstractNumId w:val="2"/>
  </w:num>
  <w:num w:numId="7" w16cid:durableId="660550480">
    <w:abstractNumId w:val="1"/>
  </w:num>
  <w:num w:numId="8" w16cid:durableId="1340474316">
    <w:abstractNumId w:val="0"/>
  </w:num>
  <w:num w:numId="9" w16cid:durableId="1535580532">
    <w:abstractNumId w:val="9"/>
  </w:num>
  <w:num w:numId="10" w16cid:durableId="854228313">
    <w:abstractNumId w:val="7"/>
  </w:num>
  <w:num w:numId="11" w16cid:durableId="290675926">
    <w:abstractNumId w:val="6"/>
  </w:num>
  <w:num w:numId="12" w16cid:durableId="957032207">
    <w:abstractNumId w:val="5"/>
  </w:num>
  <w:num w:numId="13" w16cid:durableId="552693317">
    <w:abstractNumId w:val="4"/>
  </w:num>
  <w:num w:numId="14" w16cid:durableId="497580948">
    <w:abstractNumId w:val="35"/>
  </w:num>
  <w:num w:numId="15" w16cid:durableId="1043362521">
    <w:abstractNumId w:val="25"/>
  </w:num>
  <w:num w:numId="16" w16cid:durableId="1116215733">
    <w:abstractNumId w:val="15"/>
  </w:num>
  <w:num w:numId="17" w16cid:durableId="1511603397">
    <w:abstractNumId w:val="37"/>
  </w:num>
  <w:num w:numId="18" w16cid:durableId="30036543">
    <w:abstractNumId w:val="31"/>
  </w:num>
  <w:num w:numId="19" w16cid:durableId="1864438997">
    <w:abstractNumId w:val="28"/>
  </w:num>
  <w:num w:numId="20" w16cid:durableId="1897815407">
    <w:abstractNumId w:val="43"/>
  </w:num>
  <w:num w:numId="21" w16cid:durableId="1010375992">
    <w:abstractNumId w:val="32"/>
  </w:num>
  <w:num w:numId="22" w16cid:durableId="663431775">
    <w:abstractNumId w:val="27"/>
  </w:num>
  <w:num w:numId="23" w16cid:durableId="791945107">
    <w:abstractNumId w:val="26"/>
  </w:num>
  <w:num w:numId="24" w16cid:durableId="1934195139">
    <w:abstractNumId w:val="12"/>
  </w:num>
  <w:num w:numId="25" w16cid:durableId="2091729850">
    <w:abstractNumId w:val="33"/>
  </w:num>
  <w:num w:numId="26" w16cid:durableId="1975136614">
    <w:abstractNumId w:val="10"/>
  </w:num>
  <w:num w:numId="27" w16cid:durableId="1350641695">
    <w:abstractNumId w:val="24"/>
  </w:num>
  <w:num w:numId="28" w16cid:durableId="1698047866">
    <w:abstractNumId w:val="29"/>
  </w:num>
  <w:num w:numId="29" w16cid:durableId="819492929">
    <w:abstractNumId w:val="19"/>
  </w:num>
  <w:num w:numId="30" w16cid:durableId="412749015">
    <w:abstractNumId w:val="39"/>
  </w:num>
  <w:num w:numId="31" w16cid:durableId="1488940506">
    <w:abstractNumId w:val="11"/>
  </w:num>
  <w:num w:numId="32" w16cid:durableId="185826464">
    <w:abstractNumId w:val="23"/>
  </w:num>
  <w:num w:numId="33" w16cid:durableId="1287472804">
    <w:abstractNumId w:val="30"/>
  </w:num>
  <w:num w:numId="34" w16cid:durableId="929049629">
    <w:abstractNumId w:val="22"/>
  </w:num>
  <w:num w:numId="35" w16cid:durableId="397023912">
    <w:abstractNumId w:val="18"/>
  </w:num>
  <w:num w:numId="36" w16cid:durableId="1198469478">
    <w:abstractNumId w:val="41"/>
  </w:num>
  <w:num w:numId="37" w16cid:durableId="1107115220">
    <w:abstractNumId w:val="17"/>
  </w:num>
  <w:num w:numId="38" w16cid:durableId="1078600723">
    <w:abstractNumId w:val="14"/>
  </w:num>
  <w:num w:numId="39" w16cid:durableId="457916149">
    <w:abstractNumId w:val="34"/>
  </w:num>
  <w:num w:numId="40" w16cid:durableId="1812281316">
    <w:abstractNumId w:val="20"/>
  </w:num>
  <w:num w:numId="41" w16cid:durableId="1532494981">
    <w:abstractNumId w:val="36"/>
  </w:num>
  <w:num w:numId="42" w16cid:durableId="491529053">
    <w:abstractNumId w:val="16"/>
  </w:num>
  <w:num w:numId="43" w16cid:durableId="1478257329">
    <w:abstractNumId w:val="40"/>
  </w:num>
  <w:num w:numId="44" w16cid:durableId="159169454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06"/>
    <w:rsid w:val="00000965"/>
    <w:rsid w:val="00002A5F"/>
    <w:rsid w:val="00003CC9"/>
    <w:rsid w:val="00005390"/>
    <w:rsid w:val="00005AE0"/>
    <w:rsid w:val="000062F2"/>
    <w:rsid w:val="00010607"/>
    <w:rsid w:val="00010B2F"/>
    <w:rsid w:val="00010F43"/>
    <w:rsid w:val="00014163"/>
    <w:rsid w:val="00016B95"/>
    <w:rsid w:val="00016E74"/>
    <w:rsid w:val="0002293D"/>
    <w:rsid w:val="00025434"/>
    <w:rsid w:val="00025D36"/>
    <w:rsid w:val="00026469"/>
    <w:rsid w:val="00027116"/>
    <w:rsid w:val="00030FB5"/>
    <w:rsid w:val="00031FCB"/>
    <w:rsid w:val="000327F3"/>
    <w:rsid w:val="00035ED4"/>
    <w:rsid w:val="00036DFB"/>
    <w:rsid w:val="00040A6B"/>
    <w:rsid w:val="00040FF1"/>
    <w:rsid w:val="00043506"/>
    <w:rsid w:val="00043648"/>
    <w:rsid w:val="000437F2"/>
    <w:rsid w:val="0004568C"/>
    <w:rsid w:val="00045F2A"/>
    <w:rsid w:val="000502F3"/>
    <w:rsid w:val="000517C3"/>
    <w:rsid w:val="00054962"/>
    <w:rsid w:val="00056069"/>
    <w:rsid w:val="0005639E"/>
    <w:rsid w:val="00056F19"/>
    <w:rsid w:val="0005731D"/>
    <w:rsid w:val="000614B1"/>
    <w:rsid w:val="000623B1"/>
    <w:rsid w:val="00072DE2"/>
    <w:rsid w:val="00075481"/>
    <w:rsid w:val="00077455"/>
    <w:rsid w:val="00084583"/>
    <w:rsid w:val="00086C43"/>
    <w:rsid w:val="00086D6C"/>
    <w:rsid w:val="00091A26"/>
    <w:rsid w:val="000925AC"/>
    <w:rsid w:val="00092D93"/>
    <w:rsid w:val="000A06A6"/>
    <w:rsid w:val="000A11AA"/>
    <w:rsid w:val="000A2CF8"/>
    <w:rsid w:val="000A3233"/>
    <w:rsid w:val="000B2607"/>
    <w:rsid w:val="000B518A"/>
    <w:rsid w:val="000B54F6"/>
    <w:rsid w:val="000C18D8"/>
    <w:rsid w:val="000C2BEE"/>
    <w:rsid w:val="000C7E14"/>
    <w:rsid w:val="000D2D85"/>
    <w:rsid w:val="000D5E15"/>
    <w:rsid w:val="000D6665"/>
    <w:rsid w:val="000D7498"/>
    <w:rsid w:val="000E1312"/>
    <w:rsid w:val="000E2E6B"/>
    <w:rsid w:val="000E2FA9"/>
    <w:rsid w:val="000E4577"/>
    <w:rsid w:val="000E51BC"/>
    <w:rsid w:val="000F0280"/>
    <w:rsid w:val="000F2F6C"/>
    <w:rsid w:val="000F328D"/>
    <w:rsid w:val="000F434A"/>
    <w:rsid w:val="000F47EC"/>
    <w:rsid w:val="000F4F30"/>
    <w:rsid w:val="000F562A"/>
    <w:rsid w:val="000F5BBC"/>
    <w:rsid w:val="000F6B03"/>
    <w:rsid w:val="000F7CF2"/>
    <w:rsid w:val="001002C3"/>
    <w:rsid w:val="00102C4D"/>
    <w:rsid w:val="0010615F"/>
    <w:rsid w:val="00106214"/>
    <w:rsid w:val="00110992"/>
    <w:rsid w:val="001111D2"/>
    <w:rsid w:val="00111D29"/>
    <w:rsid w:val="00113FF8"/>
    <w:rsid w:val="0011537E"/>
    <w:rsid w:val="00115709"/>
    <w:rsid w:val="00117E01"/>
    <w:rsid w:val="00121CA9"/>
    <w:rsid w:val="00124C79"/>
    <w:rsid w:val="001264EB"/>
    <w:rsid w:val="00126729"/>
    <w:rsid w:val="0012726E"/>
    <w:rsid w:val="00127D10"/>
    <w:rsid w:val="00127EC3"/>
    <w:rsid w:val="001310D6"/>
    <w:rsid w:val="00132E0D"/>
    <w:rsid w:val="0013315C"/>
    <w:rsid w:val="00135063"/>
    <w:rsid w:val="00136202"/>
    <w:rsid w:val="00136338"/>
    <w:rsid w:val="001418B2"/>
    <w:rsid w:val="001461F8"/>
    <w:rsid w:val="0014641C"/>
    <w:rsid w:val="00150B06"/>
    <w:rsid w:val="00151046"/>
    <w:rsid w:val="001513D5"/>
    <w:rsid w:val="00151549"/>
    <w:rsid w:val="00151EF5"/>
    <w:rsid w:val="00153B5A"/>
    <w:rsid w:val="001559A4"/>
    <w:rsid w:val="001657F8"/>
    <w:rsid w:val="00166E0D"/>
    <w:rsid w:val="00170644"/>
    <w:rsid w:val="00171C31"/>
    <w:rsid w:val="00172779"/>
    <w:rsid w:val="001734CF"/>
    <w:rsid w:val="0017430E"/>
    <w:rsid w:val="00174DF7"/>
    <w:rsid w:val="00175571"/>
    <w:rsid w:val="00175F12"/>
    <w:rsid w:val="00180EF0"/>
    <w:rsid w:val="0018118B"/>
    <w:rsid w:val="00183261"/>
    <w:rsid w:val="00184DE2"/>
    <w:rsid w:val="001904EA"/>
    <w:rsid w:val="00190A37"/>
    <w:rsid w:val="00191DEB"/>
    <w:rsid w:val="00192054"/>
    <w:rsid w:val="00193171"/>
    <w:rsid w:val="0019398D"/>
    <w:rsid w:val="00194C03"/>
    <w:rsid w:val="001A0421"/>
    <w:rsid w:val="001A1CD0"/>
    <w:rsid w:val="001A3FF4"/>
    <w:rsid w:val="001A5C1F"/>
    <w:rsid w:val="001A7359"/>
    <w:rsid w:val="001B01F6"/>
    <w:rsid w:val="001B0F2F"/>
    <w:rsid w:val="001B5F0D"/>
    <w:rsid w:val="001C1577"/>
    <w:rsid w:val="001C1EF3"/>
    <w:rsid w:val="001C29DF"/>
    <w:rsid w:val="001C2A9C"/>
    <w:rsid w:val="001C32C5"/>
    <w:rsid w:val="001C3A9E"/>
    <w:rsid w:val="001C5858"/>
    <w:rsid w:val="001C616F"/>
    <w:rsid w:val="001C63A1"/>
    <w:rsid w:val="001D2FE1"/>
    <w:rsid w:val="001D3B7D"/>
    <w:rsid w:val="001D4A94"/>
    <w:rsid w:val="001D5940"/>
    <w:rsid w:val="001D689F"/>
    <w:rsid w:val="001D7FB3"/>
    <w:rsid w:val="001E4040"/>
    <w:rsid w:val="001E51EA"/>
    <w:rsid w:val="001E5F84"/>
    <w:rsid w:val="001E6CEC"/>
    <w:rsid w:val="001E7135"/>
    <w:rsid w:val="001F005B"/>
    <w:rsid w:val="001F51E7"/>
    <w:rsid w:val="00201865"/>
    <w:rsid w:val="002041E3"/>
    <w:rsid w:val="002041FE"/>
    <w:rsid w:val="00204FBC"/>
    <w:rsid w:val="00205323"/>
    <w:rsid w:val="00207BE8"/>
    <w:rsid w:val="00214AE0"/>
    <w:rsid w:val="002170CB"/>
    <w:rsid w:val="0022025A"/>
    <w:rsid w:val="002207D8"/>
    <w:rsid w:val="0022198F"/>
    <w:rsid w:val="00221ED4"/>
    <w:rsid w:val="00222251"/>
    <w:rsid w:val="00222E14"/>
    <w:rsid w:val="00223597"/>
    <w:rsid w:val="00223831"/>
    <w:rsid w:val="00225B71"/>
    <w:rsid w:val="0022672A"/>
    <w:rsid w:val="00230966"/>
    <w:rsid w:val="00233163"/>
    <w:rsid w:val="00233B1A"/>
    <w:rsid w:val="00235D5C"/>
    <w:rsid w:val="0023652C"/>
    <w:rsid w:val="00236760"/>
    <w:rsid w:val="0024040F"/>
    <w:rsid w:val="00240800"/>
    <w:rsid w:val="00242341"/>
    <w:rsid w:val="00242EC2"/>
    <w:rsid w:val="002442FB"/>
    <w:rsid w:val="002444ED"/>
    <w:rsid w:val="002454A1"/>
    <w:rsid w:val="0024631E"/>
    <w:rsid w:val="0024752B"/>
    <w:rsid w:val="002521DB"/>
    <w:rsid w:val="002525D0"/>
    <w:rsid w:val="0025366E"/>
    <w:rsid w:val="0025530C"/>
    <w:rsid w:val="00261E36"/>
    <w:rsid w:val="002625AC"/>
    <w:rsid w:val="002625FA"/>
    <w:rsid w:val="00262F4C"/>
    <w:rsid w:val="002679C3"/>
    <w:rsid w:val="0027028A"/>
    <w:rsid w:val="00270B4E"/>
    <w:rsid w:val="0027258F"/>
    <w:rsid w:val="002728FE"/>
    <w:rsid w:val="0027711B"/>
    <w:rsid w:val="0028184E"/>
    <w:rsid w:val="00282A8D"/>
    <w:rsid w:val="00287031"/>
    <w:rsid w:val="00291213"/>
    <w:rsid w:val="002917C2"/>
    <w:rsid w:val="002969E8"/>
    <w:rsid w:val="00296DB0"/>
    <w:rsid w:val="002A2E78"/>
    <w:rsid w:val="002A466C"/>
    <w:rsid w:val="002A5AE0"/>
    <w:rsid w:val="002A6F13"/>
    <w:rsid w:val="002B02BF"/>
    <w:rsid w:val="002B0B5C"/>
    <w:rsid w:val="002B0BA7"/>
    <w:rsid w:val="002B18B3"/>
    <w:rsid w:val="002B2DCE"/>
    <w:rsid w:val="002B466A"/>
    <w:rsid w:val="002B4692"/>
    <w:rsid w:val="002B5729"/>
    <w:rsid w:val="002B61F4"/>
    <w:rsid w:val="002C0172"/>
    <w:rsid w:val="002C1228"/>
    <w:rsid w:val="002C1D80"/>
    <w:rsid w:val="002C2736"/>
    <w:rsid w:val="002C6A9C"/>
    <w:rsid w:val="002C7ADE"/>
    <w:rsid w:val="002C7B7E"/>
    <w:rsid w:val="002D29C9"/>
    <w:rsid w:val="002E0DD8"/>
    <w:rsid w:val="002E4988"/>
    <w:rsid w:val="002E49B1"/>
    <w:rsid w:val="002E66BE"/>
    <w:rsid w:val="002E7746"/>
    <w:rsid w:val="002F0524"/>
    <w:rsid w:val="002F111C"/>
    <w:rsid w:val="002F3710"/>
    <w:rsid w:val="002F3761"/>
    <w:rsid w:val="002F5380"/>
    <w:rsid w:val="002F6E4F"/>
    <w:rsid w:val="0030233E"/>
    <w:rsid w:val="00302B0A"/>
    <w:rsid w:val="003036A5"/>
    <w:rsid w:val="00304915"/>
    <w:rsid w:val="00306FB5"/>
    <w:rsid w:val="00310248"/>
    <w:rsid w:val="00311807"/>
    <w:rsid w:val="00313423"/>
    <w:rsid w:val="003166E4"/>
    <w:rsid w:val="00317856"/>
    <w:rsid w:val="0032381B"/>
    <w:rsid w:val="00323FCD"/>
    <w:rsid w:val="00326D21"/>
    <w:rsid w:val="00331771"/>
    <w:rsid w:val="00332BE1"/>
    <w:rsid w:val="00334DB5"/>
    <w:rsid w:val="003368EE"/>
    <w:rsid w:val="0034054A"/>
    <w:rsid w:val="00344D89"/>
    <w:rsid w:val="00346C42"/>
    <w:rsid w:val="00347908"/>
    <w:rsid w:val="00351D56"/>
    <w:rsid w:val="003567EB"/>
    <w:rsid w:val="00363606"/>
    <w:rsid w:val="003678E8"/>
    <w:rsid w:val="00367969"/>
    <w:rsid w:val="003704E8"/>
    <w:rsid w:val="00370C48"/>
    <w:rsid w:val="00373A83"/>
    <w:rsid w:val="00377113"/>
    <w:rsid w:val="00381B91"/>
    <w:rsid w:val="00382388"/>
    <w:rsid w:val="00382E2B"/>
    <w:rsid w:val="00383537"/>
    <w:rsid w:val="003879F5"/>
    <w:rsid w:val="00394AE0"/>
    <w:rsid w:val="0039585C"/>
    <w:rsid w:val="003970AD"/>
    <w:rsid w:val="003A0325"/>
    <w:rsid w:val="003A11CE"/>
    <w:rsid w:val="003A14D7"/>
    <w:rsid w:val="003A1CB0"/>
    <w:rsid w:val="003A30EC"/>
    <w:rsid w:val="003A7BFE"/>
    <w:rsid w:val="003B1C41"/>
    <w:rsid w:val="003B257E"/>
    <w:rsid w:val="003B2AC3"/>
    <w:rsid w:val="003B30A4"/>
    <w:rsid w:val="003B3AB4"/>
    <w:rsid w:val="003B5F83"/>
    <w:rsid w:val="003C0301"/>
    <w:rsid w:val="003C2233"/>
    <w:rsid w:val="003C5416"/>
    <w:rsid w:val="003D099F"/>
    <w:rsid w:val="003D2153"/>
    <w:rsid w:val="003D2BE4"/>
    <w:rsid w:val="003D3DFF"/>
    <w:rsid w:val="003D5EE4"/>
    <w:rsid w:val="003E448B"/>
    <w:rsid w:val="003E5255"/>
    <w:rsid w:val="003E6103"/>
    <w:rsid w:val="003E6E3F"/>
    <w:rsid w:val="003F0D96"/>
    <w:rsid w:val="003F1391"/>
    <w:rsid w:val="003F57B5"/>
    <w:rsid w:val="003F5E5A"/>
    <w:rsid w:val="003F78C8"/>
    <w:rsid w:val="00401169"/>
    <w:rsid w:val="00403F51"/>
    <w:rsid w:val="00404967"/>
    <w:rsid w:val="004068C1"/>
    <w:rsid w:val="00407AF5"/>
    <w:rsid w:val="00411EEC"/>
    <w:rsid w:val="004164E9"/>
    <w:rsid w:val="00416F0A"/>
    <w:rsid w:val="00420150"/>
    <w:rsid w:val="00420909"/>
    <w:rsid w:val="00420CA5"/>
    <w:rsid w:val="00422326"/>
    <w:rsid w:val="00423167"/>
    <w:rsid w:val="00425161"/>
    <w:rsid w:val="00426BBC"/>
    <w:rsid w:val="00426C91"/>
    <w:rsid w:val="00430F0D"/>
    <w:rsid w:val="0043325C"/>
    <w:rsid w:val="00433870"/>
    <w:rsid w:val="00436518"/>
    <w:rsid w:val="00436882"/>
    <w:rsid w:val="004433E4"/>
    <w:rsid w:val="00444301"/>
    <w:rsid w:val="00444A3F"/>
    <w:rsid w:val="004452C5"/>
    <w:rsid w:val="00445D7D"/>
    <w:rsid w:val="004513A9"/>
    <w:rsid w:val="00451595"/>
    <w:rsid w:val="00452FEB"/>
    <w:rsid w:val="00453D10"/>
    <w:rsid w:val="00456729"/>
    <w:rsid w:val="00456F77"/>
    <w:rsid w:val="00457502"/>
    <w:rsid w:val="00460CB9"/>
    <w:rsid w:val="0046413F"/>
    <w:rsid w:val="00465479"/>
    <w:rsid w:val="0046563D"/>
    <w:rsid w:val="00465ACF"/>
    <w:rsid w:val="00465F76"/>
    <w:rsid w:val="00470567"/>
    <w:rsid w:val="0047148F"/>
    <w:rsid w:val="00471F14"/>
    <w:rsid w:val="004724C3"/>
    <w:rsid w:val="00473B6A"/>
    <w:rsid w:val="004745FE"/>
    <w:rsid w:val="00475541"/>
    <w:rsid w:val="0047639B"/>
    <w:rsid w:val="00477A32"/>
    <w:rsid w:val="00480E62"/>
    <w:rsid w:val="0048344F"/>
    <w:rsid w:val="00483B6E"/>
    <w:rsid w:val="00485B48"/>
    <w:rsid w:val="00486C2A"/>
    <w:rsid w:val="00487093"/>
    <w:rsid w:val="0048768E"/>
    <w:rsid w:val="00490341"/>
    <w:rsid w:val="00492B0F"/>
    <w:rsid w:val="004937E4"/>
    <w:rsid w:val="004946EF"/>
    <w:rsid w:val="00494F17"/>
    <w:rsid w:val="004A06BA"/>
    <w:rsid w:val="004A07C6"/>
    <w:rsid w:val="004A79FC"/>
    <w:rsid w:val="004B18AF"/>
    <w:rsid w:val="004B2255"/>
    <w:rsid w:val="004B5762"/>
    <w:rsid w:val="004C159A"/>
    <w:rsid w:val="004C1B1A"/>
    <w:rsid w:val="004C2D9D"/>
    <w:rsid w:val="004C51A4"/>
    <w:rsid w:val="004C775F"/>
    <w:rsid w:val="004D22BB"/>
    <w:rsid w:val="004D7ECF"/>
    <w:rsid w:val="004E11AA"/>
    <w:rsid w:val="004E1EFD"/>
    <w:rsid w:val="004E41E0"/>
    <w:rsid w:val="004E4D3E"/>
    <w:rsid w:val="004E54B5"/>
    <w:rsid w:val="004F00A8"/>
    <w:rsid w:val="004F2FC7"/>
    <w:rsid w:val="004F4060"/>
    <w:rsid w:val="004F600D"/>
    <w:rsid w:val="004F6AC8"/>
    <w:rsid w:val="0050084C"/>
    <w:rsid w:val="005016BF"/>
    <w:rsid w:val="0050471B"/>
    <w:rsid w:val="00507228"/>
    <w:rsid w:val="00507A33"/>
    <w:rsid w:val="00507BC3"/>
    <w:rsid w:val="00511AAB"/>
    <w:rsid w:val="005139CB"/>
    <w:rsid w:val="00516149"/>
    <w:rsid w:val="0051771A"/>
    <w:rsid w:val="00522B57"/>
    <w:rsid w:val="005279FD"/>
    <w:rsid w:val="00527BD6"/>
    <w:rsid w:val="00530866"/>
    <w:rsid w:val="0053133E"/>
    <w:rsid w:val="00533226"/>
    <w:rsid w:val="00534163"/>
    <w:rsid w:val="00536394"/>
    <w:rsid w:val="005412B5"/>
    <w:rsid w:val="005422C8"/>
    <w:rsid w:val="00542508"/>
    <w:rsid w:val="005450BE"/>
    <w:rsid w:val="00545104"/>
    <w:rsid w:val="00546029"/>
    <w:rsid w:val="005536AC"/>
    <w:rsid w:val="00554C75"/>
    <w:rsid w:val="00555E25"/>
    <w:rsid w:val="00561754"/>
    <w:rsid w:val="0056191B"/>
    <w:rsid w:val="00562981"/>
    <w:rsid w:val="00562F46"/>
    <w:rsid w:val="005662AC"/>
    <w:rsid w:val="00566F7E"/>
    <w:rsid w:val="00571537"/>
    <w:rsid w:val="00571DB6"/>
    <w:rsid w:val="00573259"/>
    <w:rsid w:val="00573E2B"/>
    <w:rsid w:val="00573E81"/>
    <w:rsid w:val="00577744"/>
    <w:rsid w:val="0058126C"/>
    <w:rsid w:val="00587AAC"/>
    <w:rsid w:val="005908AC"/>
    <w:rsid w:val="0059140B"/>
    <w:rsid w:val="00592A80"/>
    <w:rsid w:val="005935D4"/>
    <w:rsid w:val="00595381"/>
    <w:rsid w:val="00597AD0"/>
    <w:rsid w:val="005A1175"/>
    <w:rsid w:val="005A292F"/>
    <w:rsid w:val="005A2F91"/>
    <w:rsid w:val="005A4301"/>
    <w:rsid w:val="005A5A22"/>
    <w:rsid w:val="005A6275"/>
    <w:rsid w:val="005A78B9"/>
    <w:rsid w:val="005B0775"/>
    <w:rsid w:val="005B26E5"/>
    <w:rsid w:val="005B62B4"/>
    <w:rsid w:val="005C0A03"/>
    <w:rsid w:val="005C4AE5"/>
    <w:rsid w:val="005C6071"/>
    <w:rsid w:val="005D0121"/>
    <w:rsid w:val="005D0201"/>
    <w:rsid w:val="005D16FE"/>
    <w:rsid w:val="005E2254"/>
    <w:rsid w:val="005E59FF"/>
    <w:rsid w:val="005E76D5"/>
    <w:rsid w:val="005F0441"/>
    <w:rsid w:val="005F1056"/>
    <w:rsid w:val="005F23C6"/>
    <w:rsid w:val="005F2802"/>
    <w:rsid w:val="005F357A"/>
    <w:rsid w:val="006043BA"/>
    <w:rsid w:val="00604DCD"/>
    <w:rsid w:val="006053B5"/>
    <w:rsid w:val="00605A4A"/>
    <w:rsid w:val="00611867"/>
    <w:rsid w:val="006119CD"/>
    <w:rsid w:val="00611EB5"/>
    <w:rsid w:val="00614D81"/>
    <w:rsid w:val="0062065B"/>
    <w:rsid w:val="00622762"/>
    <w:rsid w:val="00622F22"/>
    <w:rsid w:val="00623324"/>
    <w:rsid w:val="006239A3"/>
    <w:rsid w:val="00624C61"/>
    <w:rsid w:val="00626018"/>
    <w:rsid w:val="0062716F"/>
    <w:rsid w:val="00630161"/>
    <w:rsid w:val="0063277C"/>
    <w:rsid w:val="00640336"/>
    <w:rsid w:val="006403A1"/>
    <w:rsid w:val="00641110"/>
    <w:rsid w:val="00642043"/>
    <w:rsid w:val="0064332D"/>
    <w:rsid w:val="0064531A"/>
    <w:rsid w:val="006461E0"/>
    <w:rsid w:val="006514E2"/>
    <w:rsid w:val="00652E38"/>
    <w:rsid w:val="00653559"/>
    <w:rsid w:val="00653F8E"/>
    <w:rsid w:val="00656E48"/>
    <w:rsid w:val="00663B7B"/>
    <w:rsid w:val="00665E69"/>
    <w:rsid w:val="00666A42"/>
    <w:rsid w:val="00670420"/>
    <w:rsid w:val="00673BBA"/>
    <w:rsid w:val="00681567"/>
    <w:rsid w:val="006842B8"/>
    <w:rsid w:val="00684691"/>
    <w:rsid w:val="00684A9B"/>
    <w:rsid w:val="00685ACF"/>
    <w:rsid w:val="00686454"/>
    <w:rsid w:val="00687BC7"/>
    <w:rsid w:val="0069330E"/>
    <w:rsid w:val="00694332"/>
    <w:rsid w:val="0069657D"/>
    <w:rsid w:val="006A00AC"/>
    <w:rsid w:val="006A1985"/>
    <w:rsid w:val="006A1CBF"/>
    <w:rsid w:val="006A3A6C"/>
    <w:rsid w:val="006A44B9"/>
    <w:rsid w:val="006A4E34"/>
    <w:rsid w:val="006B18F8"/>
    <w:rsid w:val="006B1B47"/>
    <w:rsid w:val="006B2A0C"/>
    <w:rsid w:val="006B6DE4"/>
    <w:rsid w:val="006C3C34"/>
    <w:rsid w:val="006C4122"/>
    <w:rsid w:val="006C5080"/>
    <w:rsid w:val="006C52AF"/>
    <w:rsid w:val="006C7C08"/>
    <w:rsid w:val="006D28A6"/>
    <w:rsid w:val="006D2FD4"/>
    <w:rsid w:val="006D3C35"/>
    <w:rsid w:val="006D424E"/>
    <w:rsid w:val="006E30FD"/>
    <w:rsid w:val="006E38BB"/>
    <w:rsid w:val="006E3AD1"/>
    <w:rsid w:val="006E55D8"/>
    <w:rsid w:val="006E6BFE"/>
    <w:rsid w:val="006E74FD"/>
    <w:rsid w:val="006F0304"/>
    <w:rsid w:val="006F2D4A"/>
    <w:rsid w:val="006F3882"/>
    <w:rsid w:val="006F4A02"/>
    <w:rsid w:val="006F6629"/>
    <w:rsid w:val="0070431C"/>
    <w:rsid w:val="007067D0"/>
    <w:rsid w:val="00706988"/>
    <w:rsid w:val="007129CF"/>
    <w:rsid w:val="00713473"/>
    <w:rsid w:val="00714251"/>
    <w:rsid w:val="00716852"/>
    <w:rsid w:val="0072176B"/>
    <w:rsid w:val="00724980"/>
    <w:rsid w:val="0072574B"/>
    <w:rsid w:val="00732156"/>
    <w:rsid w:val="00735414"/>
    <w:rsid w:val="007367D5"/>
    <w:rsid w:val="0074307C"/>
    <w:rsid w:val="00743DFB"/>
    <w:rsid w:val="00752248"/>
    <w:rsid w:val="00752DC1"/>
    <w:rsid w:val="00752F2B"/>
    <w:rsid w:val="007538A5"/>
    <w:rsid w:val="007569A5"/>
    <w:rsid w:val="00761553"/>
    <w:rsid w:val="00764EB8"/>
    <w:rsid w:val="00770B61"/>
    <w:rsid w:val="00771373"/>
    <w:rsid w:val="00772BC3"/>
    <w:rsid w:val="00773D87"/>
    <w:rsid w:val="00780093"/>
    <w:rsid w:val="00780D9E"/>
    <w:rsid w:val="00783416"/>
    <w:rsid w:val="00784EC2"/>
    <w:rsid w:val="00786514"/>
    <w:rsid w:val="00792F65"/>
    <w:rsid w:val="00793DCB"/>
    <w:rsid w:val="007949FD"/>
    <w:rsid w:val="00796A87"/>
    <w:rsid w:val="007979BA"/>
    <w:rsid w:val="00797A35"/>
    <w:rsid w:val="007A1288"/>
    <w:rsid w:val="007A6E05"/>
    <w:rsid w:val="007B1A04"/>
    <w:rsid w:val="007B24E6"/>
    <w:rsid w:val="007B3EA4"/>
    <w:rsid w:val="007B4560"/>
    <w:rsid w:val="007B4AA9"/>
    <w:rsid w:val="007B5F0B"/>
    <w:rsid w:val="007C00EB"/>
    <w:rsid w:val="007C1975"/>
    <w:rsid w:val="007C1C02"/>
    <w:rsid w:val="007C220D"/>
    <w:rsid w:val="007C435D"/>
    <w:rsid w:val="007C43D6"/>
    <w:rsid w:val="007C454B"/>
    <w:rsid w:val="007C4AEB"/>
    <w:rsid w:val="007C4BBC"/>
    <w:rsid w:val="007C5700"/>
    <w:rsid w:val="007C6244"/>
    <w:rsid w:val="007C7A84"/>
    <w:rsid w:val="007C7F66"/>
    <w:rsid w:val="007D37B9"/>
    <w:rsid w:val="007D5B96"/>
    <w:rsid w:val="007E3794"/>
    <w:rsid w:val="007E3EDE"/>
    <w:rsid w:val="007E42DE"/>
    <w:rsid w:val="007F2F47"/>
    <w:rsid w:val="007F3448"/>
    <w:rsid w:val="007F3488"/>
    <w:rsid w:val="007F4E42"/>
    <w:rsid w:val="007F71DF"/>
    <w:rsid w:val="00803FAD"/>
    <w:rsid w:val="008054D6"/>
    <w:rsid w:val="00807AF8"/>
    <w:rsid w:val="00811203"/>
    <w:rsid w:val="00813A0F"/>
    <w:rsid w:val="00817A50"/>
    <w:rsid w:val="00817D71"/>
    <w:rsid w:val="00817F8C"/>
    <w:rsid w:val="008206C9"/>
    <w:rsid w:val="00820DE7"/>
    <w:rsid w:val="00822FFA"/>
    <w:rsid w:val="0082466B"/>
    <w:rsid w:val="00826376"/>
    <w:rsid w:val="00826605"/>
    <w:rsid w:val="00827182"/>
    <w:rsid w:val="00827688"/>
    <w:rsid w:val="00832A4C"/>
    <w:rsid w:val="008335AF"/>
    <w:rsid w:val="00836F97"/>
    <w:rsid w:val="008431D9"/>
    <w:rsid w:val="008441FF"/>
    <w:rsid w:val="008443FD"/>
    <w:rsid w:val="00844499"/>
    <w:rsid w:val="00844692"/>
    <w:rsid w:val="008468DB"/>
    <w:rsid w:val="0085058A"/>
    <w:rsid w:val="00853B62"/>
    <w:rsid w:val="00861936"/>
    <w:rsid w:val="00864B78"/>
    <w:rsid w:val="00865B6F"/>
    <w:rsid w:val="00865D71"/>
    <w:rsid w:val="00866C7A"/>
    <w:rsid w:val="008720F6"/>
    <w:rsid w:val="008722FF"/>
    <w:rsid w:val="008726D8"/>
    <w:rsid w:val="0087379E"/>
    <w:rsid w:val="008742DC"/>
    <w:rsid w:val="00874AF0"/>
    <w:rsid w:val="008758A3"/>
    <w:rsid w:val="00875FA1"/>
    <w:rsid w:val="0088063B"/>
    <w:rsid w:val="008809E2"/>
    <w:rsid w:val="008820BA"/>
    <w:rsid w:val="008838C2"/>
    <w:rsid w:val="008853F1"/>
    <w:rsid w:val="00885AAE"/>
    <w:rsid w:val="0088617C"/>
    <w:rsid w:val="008940F3"/>
    <w:rsid w:val="00894E8D"/>
    <w:rsid w:val="008A0EB3"/>
    <w:rsid w:val="008A1001"/>
    <w:rsid w:val="008A1127"/>
    <w:rsid w:val="008B10F3"/>
    <w:rsid w:val="008B158E"/>
    <w:rsid w:val="008B2C36"/>
    <w:rsid w:val="008B363B"/>
    <w:rsid w:val="008B4211"/>
    <w:rsid w:val="008B42A3"/>
    <w:rsid w:val="008B463A"/>
    <w:rsid w:val="008C2380"/>
    <w:rsid w:val="008C5A4E"/>
    <w:rsid w:val="008C7AAB"/>
    <w:rsid w:val="008C7E89"/>
    <w:rsid w:val="008D4F99"/>
    <w:rsid w:val="008D586F"/>
    <w:rsid w:val="008D5FC7"/>
    <w:rsid w:val="008D7507"/>
    <w:rsid w:val="008E1022"/>
    <w:rsid w:val="008F053E"/>
    <w:rsid w:val="008F07AF"/>
    <w:rsid w:val="008F16DA"/>
    <w:rsid w:val="008F4A9D"/>
    <w:rsid w:val="008F5E8C"/>
    <w:rsid w:val="008F784C"/>
    <w:rsid w:val="00901DAE"/>
    <w:rsid w:val="00907DBA"/>
    <w:rsid w:val="00912686"/>
    <w:rsid w:val="009163E7"/>
    <w:rsid w:val="009202BE"/>
    <w:rsid w:val="00920886"/>
    <w:rsid w:val="00923DDF"/>
    <w:rsid w:val="00924EE6"/>
    <w:rsid w:val="009259E3"/>
    <w:rsid w:val="00925DCE"/>
    <w:rsid w:val="0092635A"/>
    <w:rsid w:val="009266A1"/>
    <w:rsid w:val="00927153"/>
    <w:rsid w:val="009305D2"/>
    <w:rsid w:val="0093093F"/>
    <w:rsid w:val="009314EC"/>
    <w:rsid w:val="009358EA"/>
    <w:rsid w:val="00937C01"/>
    <w:rsid w:val="009429BC"/>
    <w:rsid w:val="00944763"/>
    <w:rsid w:val="009464D2"/>
    <w:rsid w:val="00946729"/>
    <w:rsid w:val="009526A4"/>
    <w:rsid w:val="0096283B"/>
    <w:rsid w:val="009648E0"/>
    <w:rsid w:val="00965206"/>
    <w:rsid w:val="009723DA"/>
    <w:rsid w:val="009741D7"/>
    <w:rsid w:val="00975007"/>
    <w:rsid w:val="00975510"/>
    <w:rsid w:val="00975C33"/>
    <w:rsid w:val="00976247"/>
    <w:rsid w:val="0097682D"/>
    <w:rsid w:val="009830E7"/>
    <w:rsid w:val="00983A05"/>
    <w:rsid w:val="00986834"/>
    <w:rsid w:val="009919E8"/>
    <w:rsid w:val="00991A6C"/>
    <w:rsid w:val="00993EAA"/>
    <w:rsid w:val="009947F1"/>
    <w:rsid w:val="009A0D47"/>
    <w:rsid w:val="009A0E6B"/>
    <w:rsid w:val="009A27B5"/>
    <w:rsid w:val="009A5331"/>
    <w:rsid w:val="009B1530"/>
    <w:rsid w:val="009B20F2"/>
    <w:rsid w:val="009B4110"/>
    <w:rsid w:val="009B4D46"/>
    <w:rsid w:val="009C3FBF"/>
    <w:rsid w:val="009C63ED"/>
    <w:rsid w:val="009C779F"/>
    <w:rsid w:val="009D0A82"/>
    <w:rsid w:val="009D24AD"/>
    <w:rsid w:val="009D280F"/>
    <w:rsid w:val="009D3919"/>
    <w:rsid w:val="009D6B3A"/>
    <w:rsid w:val="009E0F2E"/>
    <w:rsid w:val="009E2474"/>
    <w:rsid w:val="009E397E"/>
    <w:rsid w:val="009E6225"/>
    <w:rsid w:val="009F0301"/>
    <w:rsid w:val="009F163B"/>
    <w:rsid w:val="009F43F7"/>
    <w:rsid w:val="009F5A02"/>
    <w:rsid w:val="009F5E5B"/>
    <w:rsid w:val="009F6B6C"/>
    <w:rsid w:val="00A02DCA"/>
    <w:rsid w:val="00A040D4"/>
    <w:rsid w:val="00A0717F"/>
    <w:rsid w:val="00A112DB"/>
    <w:rsid w:val="00A11FE7"/>
    <w:rsid w:val="00A12A45"/>
    <w:rsid w:val="00A137EA"/>
    <w:rsid w:val="00A14FBD"/>
    <w:rsid w:val="00A229DF"/>
    <w:rsid w:val="00A2397D"/>
    <w:rsid w:val="00A24E5E"/>
    <w:rsid w:val="00A3065F"/>
    <w:rsid w:val="00A31E7B"/>
    <w:rsid w:val="00A33044"/>
    <w:rsid w:val="00A33DC1"/>
    <w:rsid w:val="00A3697A"/>
    <w:rsid w:val="00A406B0"/>
    <w:rsid w:val="00A4096D"/>
    <w:rsid w:val="00A44457"/>
    <w:rsid w:val="00A4526F"/>
    <w:rsid w:val="00A45977"/>
    <w:rsid w:val="00A4735F"/>
    <w:rsid w:val="00A51E53"/>
    <w:rsid w:val="00A5221A"/>
    <w:rsid w:val="00A52B74"/>
    <w:rsid w:val="00A53F8C"/>
    <w:rsid w:val="00A5471C"/>
    <w:rsid w:val="00A54A36"/>
    <w:rsid w:val="00A55DD5"/>
    <w:rsid w:val="00A57F04"/>
    <w:rsid w:val="00A60770"/>
    <w:rsid w:val="00A632D3"/>
    <w:rsid w:val="00A634A5"/>
    <w:rsid w:val="00A671AB"/>
    <w:rsid w:val="00A7135F"/>
    <w:rsid w:val="00A71885"/>
    <w:rsid w:val="00A7391B"/>
    <w:rsid w:val="00A77F97"/>
    <w:rsid w:val="00A8020B"/>
    <w:rsid w:val="00A8134D"/>
    <w:rsid w:val="00A82D7E"/>
    <w:rsid w:val="00A84A73"/>
    <w:rsid w:val="00A96293"/>
    <w:rsid w:val="00AA1893"/>
    <w:rsid w:val="00AA30F1"/>
    <w:rsid w:val="00AA3841"/>
    <w:rsid w:val="00AA61B8"/>
    <w:rsid w:val="00AA7BE5"/>
    <w:rsid w:val="00AB158D"/>
    <w:rsid w:val="00AB4F65"/>
    <w:rsid w:val="00AC49C3"/>
    <w:rsid w:val="00AD33F5"/>
    <w:rsid w:val="00AD3988"/>
    <w:rsid w:val="00AD4140"/>
    <w:rsid w:val="00AD432F"/>
    <w:rsid w:val="00AD4862"/>
    <w:rsid w:val="00AD676A"/>
    <w:rsid w:val="00AE420E"/>
    <w:rsid w:val="00AE4445"/>
    <w:rsid w:val="00AE4450"/>
    <w:rsid w:val="00AE6324"/>
    <w:rsid w:val="00AF40CE"/>
    <w:rsid w:val="00AF54D7"/>
    <w:rsid w:val="00AF7140"/>
    <w:rsid w:val="00B107AF"/>
    <w:rsid w:val="00B110EA"/>
    <w:rsid w:val="00B11561"/>
    <w:rsid w:val="00B13C89"/>
    <w:rsid w:val="00B13E0E"/>
    <w:rsid w:val="00B13EDE"/>
    <w:rsid w:val="00B22157"/>
    <w:rsid w:val="00B22916"/>
    <w:rsid w:val="00B23450"/>
    <w:rsid w:val="00B25F6A"/>
    <w:rsid w:val="00B3165B"/>
    <w:rsid w:val="00B33005"/>
    <w:rsid w:val="00B34041"/>
    <w:rsid w:val="00B35BD3"/>
    <w:rsid w:val="00B367E9"/>
    <w:rsid w:val="00B36DA9"/>
    <w:rsid w:val="00B36F04"/>
    <w:rsid w:val="00B401EC"/>
    <w:rsid w:val="00B41811"/>
    <w:rsid w:val="00B42CFD"/>
    <w:rsid w:val="00B45908"/>
    <w:rsid w:val="00B4745D"/>
    <w:rsid w:val="00B475BE"/>
    <w:rsid w:val="00B51ACB"/>
    <w:rsid w:val="00B55577"/>
    <w:rsid w:val="00B5654A"/>
    <w:rsid w:val="00B57B02"/>
    <w:rsid w:val="00B62390"/>
    <w:rsid w:val="00B652A2"/>
    <w:rsid w:val="00B661EC"/>
    <w:rsid w:val="00B66715"/>
    <w:rsid w:val="00B66B23"/>
    <w:rsid w:val="00B70973"/>
    <w:rsid w:val="00B732DD"/>
    <w:rsid w:val="00B744DD"/>
    <w:rsid w:val="00B811A8"/>
    <w:rsid w:val="00B81C5F"/>
    <w:rsid w:val="00B874A6"/>
    <w:rsid w:val="00B9158D"/>
    <w:rsid w:val="00B91AE1"/>
    <w:rsid w:val="00B92944"/>
    <w:rsid w:val="00B92CD6"/>
    <w:rsid w:val="00B94DA5"/>
    <w:rsid w:val="00B97305"/>
    <w:rsid w:val="00B97F15"/>
    <w:rsid w:val="00BA35CB"/>
    <w:rsid w:val="00BA519D"/>
    <w:rsid w:val="00BB339D"/>
    <w:rsid w:val="00BB47C8"/>
    <w:rsid w:val="00BB7EF8"/>
    <w:rsid w:val="00BC20E4"/>
    <w:rsid w:val="00BC244F"/>
    <w:rsid w:val="00BC27F4"/>
    <w:rsid w:val="00BC4E08"/>
    <w:rsid w:val="00BC6E5B"/>
    <w:rsid w:val="00BD0E9A"/>
    <w:rsid w:val="00BD2A33"/>
    <w:rsid w:val="00BE1D76"/>
    <w:rsid w:val="00BE2223"/>
    <w:rsid w:val="00BE336E"/>
    <w:rsid w:val="00BE55A5"/>
    <w:rsid w:val="00BE7CE4"/>
    <w:rsid w:val="00BF1586"/>
    <w:rsid w:val="00BF3221"/>
    <w:rsid w:val="00BF784B"/>
    <w:rsid w:val="00C007F4"/>
    <w:rsid w:val="00C03883"/>
    <w:rsid w:val="00C038A6"/>
    <w:rsid w:val="00C054CC"/>
    <w:rsid w:val="00C06136"/>
    <w:rsid w:val="00C07E9C"/>
    <w:rsid w:val="00C170FA"/>
    <w:rsid w:val="00C204EF"/>
    <w:rsid w:val="00C21974"/>
    <w:rsid w:val="00C21CD8"/>
    <w:rsid w:val="00C22523"/>
    <w:rsid w:val="00C240E6"/>
    <w:rsid w:val="00C25397"/>
    <w:rsid w:val="00C30ECA"/>
    <w:rsid w:val="00C310E7"/>
    <w:rsid w:val="00C316B0"/>
    <w:rsid w:val="00C3275E"/>
    <w:rsid w:val="00C35C28"/>
    <w:rsid w:val="00C3601E"/>
    <w:rsid w:val="00C36EF7"/>
    <w:rsid w:val="00C40234"/>
    <w:rsid w:val="00C40AD4"/>
    <w:rsid w:val="00C41DC6"/>
    <w:rsid w:val="00C41ED6"/>
    <w:rsid w:val="00C420D8"/>
    <w:rsid w:val="00C42548"/>
    <w:rsid w:val="00C42B6F"/>
    <w:rsid w:val="00C439BC"/>
    <w:rsid w:val="00C45B97"/>
    <w:rsid w:val="00C519AC"/>
    <w:rsid w:val="00C51A89"/>
    <w:rsid w:val="00C51CBD"/>
    <w:rsid w:val="00C51D3A"/>
    <w:rsid w:val="00C52746"/>
    <w:rsid w:val="00C57900"/>
    <w:rsid w:val="00C61043"/>
    <w:rsid w:val="00C6171A"/>
    <w:rsid w:val="00C63B22"/>
    <w:rsid w:val="00C64638"/>
    <w:rsid w:val="00C65742"/>
    <w:rsid w:val="00C66AC0"/>
    <w:rsid w:val="00C73F9A"/>
    <w:rsid w:val="00C76949"/>
    <w:rsid w:val="00C77EDB"/>
    <w:rsid w:val="00C828AA"/>
    <w:rsid w:val="00C82E6A"/>
    <w:rsid w:val="00C830CF"/>
    <w:rsid w:val="00C9024F"/>
    <w:rsid w:val="00C93CAB"/>
    <w:rsid w:val="00C95E85"/>
    <w:rsid w:val="00C975CC"/>
    <w:rsid w:val="00CA3DD2"/>
    <w:rsid w:val="00CA3F3A"/>
    <w:rsid w:val="00CA422B"/>
    <w:rsid w:val="00CA489C"/>
    <w:rsid w:val="00CA6ABA"/>
    <w:rsid w:val="00CB0520"/>
    <w:rsid w:val="00CB11F0"/>
    <w:rsid w:val="00CB71B3"/>
    <w:rsid w:val="00CC0C12"/>
    <w:rsid w:val="00CC0DE1"/>
    <w:rsid w:val="00CC47EE"/>
    <w:rsid w:val="00CC799E"/>
    <w:rsid w:val="00CE4046"/>
    <w:rsid w:val="00CE4DCA"/>
    <w:rsid w:val="00CE6D42"/>
    <w:rsid w:val="00CE7CD1"/>
    <w:rsid w:val="00CE7F2F"/>
    <w:rsid w:val="00CF0CC4"/>
    <w:rsid w:val="00CF0CED"/>
    <w:rsid w:val="00CF1884"/>
    <w:rsid w:val="00CF310B"/>
    <w:rsid w:val="00CF4ECE"/>
    <w:rsid w:val="00D013BE"/>
    <w:rsid w:val="00D017F3"/>
    <w:rsid w:val="00D01D36"/>
    <w:rsid w:val="00D025C9"/>
    <w:rsid w:val="00D062C4"/>
    <w:rsid w:val="00D07FE4"/>
    <w:rsid w:val="00D15963"/>
    <w:rsid w:val="00D15E28"/>
    <w:rsid w:val="00D20183"/>
    <w:rsid w:val="00D210E1"/>
    <w:rsid w:val="00D226B7"/>
    <w:rsid w:val="00D2357C"/>
    <w:rsid w:val="00D238BD"/>
    <w:rsid w:val="00D23B89"/>
    <w:rsid w:val="00D24963"/>
    <w:rsid w:val="00D25051"/>
    <w:rsid w:val="00D2576B"/>
    <w:rsid w:val="00D31298"/>
    <w:rsid w:val="00D31987"/>
    <w:rsid w:val="00D3412A"/>
    <w:rsid w:val="00D355E0"/>
    <w:rsid w:val="00D361C3"/>
    <w:rsid w:val="00D459B7"/>
    <w:rsid w:val="00D47BF2"/>
    <w:rsid w:val="00D47D7C"/>
    <w:rsid w:val="00D526A8"/>
    <w:rsid w:val="00D60C66"/>
    <w:rsid w:val="00D619BB"/>
    <w:rsid w:val="00D63E7E"/>
    <w:rsid w:val="00D656A1"/>
    <w:rsid w:val="00D66CCE"/>
    <w:rsid w:val="00D675D2"/>
    <w:rsid w:val="00D67CDB"/>
    <w:rsid w:val="00D76569"/>
    <w:rsid w:val="00D82993"/>
    <w:rsid w:val="00D84E43"/>
    <w:rsid w:val="00D926DF"/>
    <w:rsid w:val="00D928EE"/>
    <w:rsid w:val="00D93990"/>
    <w:rsid w:val="00D94D6B"/>
    <w:rsid w:val="00D97145"/>
    <w:rsid w:val="00D97FB7"/>
    <w:rsid w:val="00DA16B4"/>
    <w:rsid w:val="00DA16E4"/>
    <w:rsid w:val="00DA19A2"/>
    <w:rsid w:val="00DA19B5"/>
    <w:rsid w:val="00DA50A4"/>
    <w:rsid w:val="00DA67AB"/>
    <w:rsid w:val="00DB57C5"/>
    <w:rsid w:val="00DB5A73"/>
    <w:rsid w:val="00DC1BD3"/>
    <w:rsid w:val="00DC3392"/>
    <w:rsid w:val="00DC4673"/>
    <w:rsid w:val="00DC48CA"/>
    <w:rsid w:val="00DC664D"/>
    <w:rsid w:val="00DC6FC5"/>
    <w:rsid w:val="00DD0162"/>
    <w:rsid w:val="00DE09AB"/>
    <w:rsid w:val="00DE0EE2"/>
    <w:rsid w:val="00DE1E4B"/>
    <w:rsid w:val="00DE2559"/>
    <w:rsid w:val="00DE3C22"/>
    <w:rsid w:val="00DE4F30"/>
    <w:rsid w:val="00DE56DF"/>
    <w:rsid w:val="00DE5E3E"/>
    <w:rsid w:val="00DE7D77"/>
    <w:rsid w:val="00DF22DF"/>
    <w:rsid w:val="00DF3FEA"/>
    <w:rsid w:val="00DF46AB"/>
    <w:rsid w:val="00DF53C6"/>
    <w:rsid w:val="00E008E9"/>
    <w:rsid w:val="00E00A1D"/>
    <w:rsid w:val="00E01851"/>
    <w:rsid w:val="00E020C4"/>
    <w:rsid w:val="00E0238B"/>
    <w:rsid w:val="00E03033"/>
    <w:rsid w:val="00E0465E"/>
    <w:rsid w:val="00E1171E"/>
    <w:rsid w:val="00E14B34"/>
    <w:rsid w:val="00E16721"/>
    <w:rsid w:val="00E17EC3"/>
    <w:rsid w:val="00E2114F"/>
    <w:rsid w:val="00E317C7"/>
    <w:rsid w:val="00E32EDE"/>
    <w:rsid w:val="00E34891"/>
    <w:rsid w:val="00E34B94"/>
    <w:rsid w:val="00E3600B"/>
    <w:rsid w:val="00E36E97"/>
    <w:rsid w:val="00E41433"/>
    <w:rsid w:val="00E41C77"/>
    <w:rsid w:val="00E44786"/>
    <w:rsid w:val="00E45BD2"/>
    <w:rsid w:val="00E45CE3"/>
    <w:rsid w:val="00E46E90"/>
    <w:rsid w:val="00E517EF"/>
    <w:rsid w:val="00E52647"/>
    <w:rsid w:val="00E53AA6"/>
    <w:rsid w:val="00E53E23"/>
    <w:rsid w:val="00E56CEE"/>
    <w:rsid w:val="00E62A03"/>
    <w:rsid w:val="00E62C04"/>
    <w:rsid w:val="00E638D7"/>
    <w:rsid w:val="00E72401"/>
    <w:rsid w:val="00E72C28"/>
    <w:rsid w:val="00E72C5B"/>
    <w:rsid w:val="00E733F0"/>
    <w:rsid w:val="00E7349A"/>
    <w:rsid w:val="00E75528"/>
    <w:rsid w:val="00E817C3"/>
    <w:rsid w:val="00E8374A"/>
    <w:rsid w:val="00E84656"/>
    <w:rsid w:val="00E862C6"/>
    <w:rsid w:val="00EA0F71"/>
    <w:rsid w:val="00EA1F2F"/>
    <w:rsid w:val="00EA216B"/>
    <w:rsid w:val="00EA3E40"/>
    <w:rsid w:val="00EA4469"/>
    <w:rsid w:val="00EA5068"/>
    <w:rsid w:val="00EA6FA4"/>
    <w:rsid w:val="00EB1346"/>
    <w:rsid w:val="00EB34D7"/>
    <w:rsid w:val="00EB43C2"/>
    <w:rsid w:val="00EB4693"/>
    <w:rsid w:val="00EB518A"/>
    <w:rsid w:val="00ED151B"/>
    <w:rsid w:val="00ED647B"/>
    <w:rsid w:val="00ED654B"/>
    <w:rsid w:val="00ED7F48"/>
    <w:rsid w:val="00EE16E6"/>
    <w:rsid w:val="00EF2720"/>
    <w:rsid w:val="00EF2CB1"/>
    <w:rsid w:val="00EF3C0A"/>
    <w:rsid w:val="00EF3D75"/>
    <w:rsid w:val="00F0072B"/>
    <w:rsid w:val="00F065E2"/>
    <w:rsid w:val="00F06669"/>
    <w:rsid w:val="00F1255A"/>
    <w:rsid w:val="00F14506"/>
    <w:rsid w:val="00F154F7"/>
    <w:rsid w:val="00F15E9B"/>
    <w:rsid w:val="00F16D4D"/>
    <w:rsid w:val="00F21832"/>
    <w:rsid w:val="00F22F47"/>
    <w:rsid w:val="00F24BDA"/>
    <w:rsid w:val="00F25B92"/>
    <w:rsid w:val="00F2603E"/>
    <w:rsid w:val="00F3414D"/>
    <w:rsid w:val="00F34423"/>
    <w:rsid w:val="00F3530F"/>
    <w:rsid w:val="00F40A2C"/>
    <w:rsid w:val="00F42E0C"/>
    <w:rsid w:val="00F43872"/>
    <w:rsid w:val="00F47807"/>
    <w:rsid w:val="00F51D3C"/>
    <w:rsid w:val="00F52C59"/>
    <w:rsid w:val="00F53B1B"/>
    <w:rsid w:val="00F53E5A"/>
    <w:rsid w:val="00F55698"/>
    <w:rsid w:val="00F55F71"/>
    <w:rsid w:val="00F5605E"/>
    <w:rsid w:val="00F6571B"/>
    <w:rsid w:val="00F659EF"/>
    <w:rsid w:val="00F67C8D"/>
    <w:rsid w:val="00F71A15"/>
    <w:rsid w:val="00F728E8"/>
    <w:rsid w:val="00F7486C"/>
    <w:rsid w:val="00F7562A"/>
    <w:rsid w:val="00F80EF9"/>
    <w:rsid w:val="00F8271A"/>
    <w:rsid w:val="00F85EBF"/>
    <w:rsid w:val="00F915B3"/>
    <w:rsid w:val="00F91F2B"/>
    <w:rsid w:val="00F929FA"/>
    <w:rsid w:val="00F933C7"/>
    <w:rsid w:val="00F936AA"/>
    <w:rsid w:val="00F94CD7"/>
    <w:rsid w:val="00F94DF1"/>
    <w:rsid w:val="00FA1EF7"/>
    <w:rsid w:val="00FA2B11"/>
    <w:rsid w:val="00FA2D01"/>
    <w:rsid w:val="00FA3D01"/>
    <w:rsid w:val="00FA3D06"/>
    <w:rsid w:val="00FA520F"/>
    <w:rsid w:val="00FA5988"/>
    <w:rsid w:val="00FA75BC"/>
    <w:rsid w:val="00FB1E84"/>
    <w:rsid w:val="00FB20E0"/>
    <w:rsid w:val="00FB2766"/>
    <w:rsid w:val="00FB2F74"/>
    <w:rsid w:val="00FB3450"/>
    <w:rsid w:val="00FB7153"/>
    <w:rsid w:val="00FC316C"/>
    <w:rsid w:val="00FC53C9"/>
    <w:rsid w:val="00FD0525"/>
    <w:rsid w:val="00FD15D9"/>
    <w:rsid w:val="00FD2754"/>
    <w:rsid w:val="00FD3F8F"/>
    <w:rsid w:val="00FD522E"/>
    <w:rsid w:val="00FD6632"/>
    <w:rsid w:val="00FE1861"/>
    <w:rsid w:val="00FE438C"/>
    <w:rsid w:val="00FE441C"/>
    <w:rsid w:val="00FE4DAA"/>
    <w:rsid w:val="00FE7F33"/>
    <w:rsid w:val="00FF2A0E"/>
    <w:rsid w:val="00FF5F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DD60"/>
  <w15:chartTrackingRefBased/>
  <w15:docId w15:val="{61D8C8FC-A941-421C-8456-885AC997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3450"/>
    <w:pPr>
      <w:keepNext/>
      <w:widowControl w:val="0"/>
      <w:bidi/>
      <w:spacing w:after="0" w:line="360" w:lineRule="auto"/>
      <w:jc w:val="both"/>
    </w:pPr>
    <w:rPr>
      <w:rFonts w:ascii="Times New Roman" w:eastAsia="Times New Roman" w:hAnsi="Times New Roman" w:cs="David"/>
      <w:color w:val="000000"/>
      <w:kern w:val="0"/>
      <w14:ligatures w14:val="none"/>
    </w:rPr>
  </w:style>
  <w:style w:type="paragraph" w:styleId="1">
    <w:name w:val="heading 1"/>
    <w:basedOn w:val="a"/>
    <w:next w:val="a0"/>
    <w:link w:val="10"/>
    <w:qFormat/>
    <w:rsid w:val="00FB3450"/>
    <w:pPr>
      <w:keepNext w:val="0"/>
      <w:numPr>
        <w:numId w:val="3"/>
      </w:numPr>
      <w:spacing w:before="240"/>
      <w:ind w:right="0"/>
      <w:outlineLvl w:val="0"/>
    </w:pPr>
    <w:rPr>
      <w:kern w:val="28"/>
    </w:rPr>
  </w:style>
  <w:style w:type="paragraph" w:styleId="2">
    <w:name w:val="heading 2"/>
    <w:basedOn w:val="a"/>
    <w:next w:val="21"/>
    <w:link w:val="22"/>
    <w:qFormat/>
    <w:rsid w:val="00FB3450"/>
    <w:pPr>
      <w:numPr>
        <w:ilvl w:val="1"/>
        <w:numId w:val="3"/>
      </w:numPr>
      <w:spacing w:before="240"/>
      <w:ind w:right="0"/>
      <w:outlineLvl w:val="1"/>
    </w:pPr>
  </w:style>
  <w:style w:type="paragraph" w:styleId="3">
    <w:name w:val="heading 3"/>
    <w:basedOn w:val="a"/>
    <w:next w:val="30"/>
    <w:link w:val="31"/>
    <w:qFormat/>
    <w:rsid w:val="00FB3450"/>
    <w:pPr>
      <w:numPr>
        <w:ilvl w:val="2"/>
        <w:numId w:val="3"/>
      </w:numPr>
      <w:spacing w:before="240"/>
      <w:ind w:right="0"/>
      <w:outlineLvl w:val="2"/>
    </w:pPr>
  </w:style>
  <w:style w:type="paragraph" w:styleId="4">
    <w:name w:val="heading 4"/>
    <w:basedOn w:val="a"/>
    <w:next w:val="40"/>
    <w:link w:val="41"/>
    <w:qFormat/>
    <w:rsid w:val="00FB3450"/>
    <w:pPr>
      <w:numPr>
        <w:ilvl w:val="3"/>
        <w:numId w:val="3"/>
      </w:numPr>
      <w:spacing w:before="240"/>
      <w:ind w:right="0"/>
      <w:outlineLvl w:val="3"/>
    </w:pPr>
  </w:style>
  <w:style w:type="paragraph" w:styleId="5">
    <w:name w:val="heading 5"/>
    <w:basedOn w:val="a"/>
    <w:next w:val="a"/>
    <w:link w:val="50"/>
    <w:qFormat/>
    <w:rsid w:val="00FB3450"/>
    <w:pPr>
      <w:spacing w:before="360"/>
      <w:outlineLvl w:val="4"/>
    </w:pPr>
    <w:rPr>
      <w:b/>
      <w:bCs/>
      <w:sz w:val="36"/>
      <w:szCs w:val="36"/>
      <w:u w:val="single"/>
    </w:rPr>
  </w:style>
  <w:style w:type="paragraph" w:styleId="6">
    <w:name w:val="heading 6"/>
    <w:basedOn w:val="a"/>
    <w:next w:val="a"/>
    <w:link w:val="60"/>
    <w:qFormat/>
    <w:rsid w:val="00FB3450"/>
    <w:pPr>
      <w:spacing w:before="240"/>
      <w:outlineLvl w:val="5"/>
    </w:pPr>
    <w:rPr>
      <w:b/>
      <w:bCs/>
      <w:sz w:val="32"/>
      <w:szCs w:val="32"/>
      <w:u w:val="single"/>
    </w:rPr>
  </w:style>
  <w:style w:type="paragraph" w:styleId="7">
    <w:name w:val="heading 7"/>
    <w:basedOn w:val="a"/>
    <w:next w:val="a"/>
    <w:link w:val="70"/>
    <w:qFormat/>
    <w:rsid w:val="00FB3450"/>
    <w:pPr>
      <w:spacing w:before="240"/>
      <w:outlineLvl w:val="6"/>
    </w:pPr>
    <w:rPr>
      <w:b/>
      <w:bCs/>
      <w:sz w:val="28"/>
      <w:szCs w:val="28"/>
      <w:u w:val="single"/>
    </w:rPr>
  </w:style>
  <w:style w:type="paragraph" w:styleId="8">
    <w:name w:val="heading 8"/>
    <w:basedOn w:val="a"/>
    <w:next w:val="a"/>
    <w:link w:val="80"/>
    <w:qFormat/>
    <w:rsid w:val="00FB3450"/>
    <w:pPr>
      <w:ind w:left="1644" w:right="1134"/>
      <w:outlineLvl w:val="7"/>
    </w:pPr>
    <w:rPr>
      <w:rFonts w:ascii="Arial" w:hAnsi="Arial"/>
      <w:b/>
      <w:bCs/>
      <w:sz w:val="20"/>
      <w:szCs w:val="22"/>
    </w:rPr>
  </w:style>
  <w:style w:type="paragraph" w:styleId="9">
    <w:name w:val="heading 9"/>
    <w:basedOn w:val="a"/>
    <w:next w:val="a"/>
    <w:link w:val="90"/>
    <w:qFormat/>
    <w:rsid w:val="00FB3450"/>
    <w:pPr>
      <w:numPr>
        <w:ilvl w:val="8"/>
        <w:numId w:val="3"/>
      </w:numPr>
      <w:spacing w:after="60"/>
      <w:ind w:right="0"/>
      <w:outlineLvl w:val="8"/>
    </w:pPr>
    <w:rPr>
      <w:rFonts w:ascii="Arial" w:cs="Miriam"/>
      <w:b/>
      <w:bCs/>
      <w:i/>
      <w:iCs/>
      <w:sz w:val="18"/>
      <w:szCs w:val="18"/>
    </w:rPr>
  </w:style>
  <w:style w:type="character" w:default="1" w:styleId="a1">
    <w:name w:val="Default Paragraph Font"/>
    <w:semiHidden/>
    <w:rsid w:val="00FB3450"/>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semiHidden/>
    <w:rsid w:val="00FB3450"/>
  </w:style>
  <w:style w:type="character" w:customStyle="1" w:styleId="10">
    <w:name w:val="כותרת 1 תו"/>
    <w:basedOn w:val="a1"/>
    <w:link w:val="1"/>
    <w:rsid w:val="00150B06"/>
    <w:rPr>
      <w:rFonts w:ascii="Times New Roman" w:eastAsia="Times New Roman" w:hAnsi="Times New Roman" w:cs="David"/>
      <w:color w:val="000000"/>
      <w:kern w:val="28"/>
      <w14:ligatures w14:val="none"/>
    </w:rPr>
  </w:style>
  <w:style w:type="character" w:customStyle="1" w:styleId="22">
    <w:name w:val="כותרת 2 תו"/>
    <w:basedOn w:val="a1"/>
    <w:link w:val="2"/>
    <w:rsid w:val="00150B06"/>
    <w:rPr>
      <w:rFonts w:ascii="Times New Roman" w:eastAsia="Times New Roman" w:hAnsi="Times New Roman" w:cs="David"/>
      <w:color w:val="000000"/>
      <w:kern w:val="0"/>
      <w14:ligatures w14:val="none"/>
    </w:rPr>
  </w:style>
  <w:style w:type="character" w:customStyle="1" w:styleId="31">
    <w:name w:val="כותרת 3 תו"/>
    <w:basedOn w:val="a1"/>
    <w:link w:val="3"/>
    <w:rsid w:val="00150B06"/>
    <w:rPr>
      <w:rFonts w:ascii="Times New Roman" w:eastAsia="Times New Roman" w:hAnsi="Times New Roman" w:cs="David"/>
      <w:color w:val="000000"/>
      <w:kern w:val="0"/>
      <w14:ligatures w14:val="none"/>
    </w:rPr>
  </w:style>
  <w:style w:type="character" w:customStyle="1" w:styleId="41">
    <w:name w:val="כותרת 4 תו"/>
    <w:basedOn w:val="a1"/>
    <w:link w:val="4"/>
    <w:rsid w:val="00150B06"/>
    <w:rPr>
      <w:rFonts w:ascii="Times New Roman" w:eastAsia="Times New Roman" w:hAnsi="Times New Roman" w:cs="David"/>
      <w:color w:val="000000"/>
      <w:kern w:val="0"/>
      <w14:ligatures w14:val="none"/>
    </w:rPr>
  </w:style>
  <w:style w:type="character" w:customStyle="1" w:styleId="50">
    <w:name w:val="כותרת 5 תו"/>
    <w:basedOn w:val="a1"/>
    <w:link w:val="5"/>
    <w:rsid w:val="00150B06"/>
    <w:rPr>
      <w:rFonts w:ascii="Times New Roman" w:eastAsia="Times New Roman" w:hAnsi="Times New Roman" w:cs="David"/>
      <w:b/>
      <w:bCs/>
      <w:color w:val="000000"/>
      <w:kern w:val="0"/>
      <w:sz w:val="36"/>
      <w:szCs w:val="36"/>
      <w:u w:val="single"/>
      <w14:ligatures w14:val="none"/>
    </w:rPr>
  </w:style>
  <w:style w:type="character" w:customStyle="1" w:styleId="60">
    <w:name w:val="כותרת 6 תו"/>
    <w:basedOn w:val="a1"/>
    <w:link w:val="6"/>
    <w:rsid w:val="00150B06"/>
    <w:rPr>
      <w:rFonts w:ascii="Times New Roman" w:eastAsia="Times New Roman" w:hAnsi="Times New Roman" w:cs="David"/>
      <w:b/>
      <w:bCs/>
      <w:color w:val="000000"/>
      <w:kern w:val="0"/>
      <w:sz w:val="32"/>
      <w:szCs w:val="32"/>
      <w:u w:val="single"/>
      <w14:ligatures w14:val="none"/>
    </w:rPr>
  </w:style>
  <w:style w:type="character" w:customStyle="1" w:styleId="70">
    <w:name w:val="כותרת 7 תו"/>
    <w:basedOn w:val="a1"/>
    <w:link w:val="7"/>
    <w:rsid w:val="00150B06"/>
    <w:rPr>
      <w:rFonts w:ascii="Times New Roman" w:eastAsia="Times New Roman" w:hAnsi="Times New Roman" w:cs="David"/>
      <w:b/>
      <w:bCs/>
      <w:color w:val="000000"/>
      <w:kern w:val="0"/>
      <w:sz w:val="28"/>
      <w:szCs w:val="28"/>
      <w:u w:val="single"/>
      <w14:ligatures w14:val="none"/>
    </w:rPr>
  </w:style>
  <w:style w:type="character" w:customStyle="1" w:styleId="80">
    <w:name w:val="כותרת 8 תו"/>
    <w:basedOn w:val="a1"/>
    <w:link w:val="8"/>
    <w:rsid w:val="00150B06"/>
    <w:rPr>
      <w:rFonts w:ascii="Arial" w:eastAsia="Times New Roman" w:hAnsi="Arial" w:cs="David"/>
      <w:b/>
      <w:bCs/>
      <w:color w:val="000000"/>
      <w:kern w:val="0"/>
      <w:sz w:val="20"/>
      <w:szCs w:val="22"/>
      <w14:ligatures w14:val="none"/>
    </w:rPr>
  </w:style>
  <w:style w:type="character" w:customStyle="1" w:styleId="90">
    <w:name w:val="כותרת 9 תו"/>
    <w:basedOn w:val="a1"/>
    <w:link w:val="9"/>
    <w:rsid w:val="00150B06"/>
    <w:rPr>
      <w:rFonts w:ascii="Arial" w:eastAsia="Times New Roman" w:hAnsi="Times New Roman" w:cs="Miriam"/>
      <w:b/>
      <w:bCs/>
      <w:i/>
      <w:iCs/>
      <w:color w:val="000000"/>
      <w:kern w:val="0"/>
      <w:sz w:val="18"/>
      <w:szCs w:val="18"/>
      <w14:ligatures w14:val="none"/>
    </w:rPr>
  </w:style>
  <w:style w:type="paragraph" w:styleId="a4">
    <w:name w:val="Title"/>
    <w:basedOn w:val="a"/>
    <w:next w:val="a"/>
    <w:link w:val="a5"/>
    <w:uiPriority w:val="10"/>
    <w:qFormat/>
    <w:rsid w:val="00150B06"/>
    <w:pPr>
      <w:spacing w:after="80"/>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150B0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50B06"/>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150B06"/>
    <w:rPr>
      <w:rFonts w:eastAsiaTheme="majorEastAsia" w:cstheme="majorBidi"/>
      <w:color w:val="595959" w:themeColor="text1" w:themeTint="A6"/>
      <w:spacing w:val="15"/>
      <w:sz w:val="28"/>
      <w:szCs w:val="28"/>
    </w:rPr>
  </w:style>
  <w:style w:type="paragraph" w:styleId="a8">
    <w:name w:val="Quote"/>
    <w:basedOn w:val="a"/>
    <w:next w:val="a"/>
    <w:link w:val="a9"/>
    <w:uiPriority w:val="29"/>
    <w:qFormat/>
    <w:rsid w:val="00150B06"/>
    <w:pPr>
      <w:spacing w:before="160"/>
      <w:jc w:val="center"/>
    </w:pPr>
    <w:rPr>
      <w:i/>
      <w:iCs/>
      <w:color w:val="404040" w:themeColor="text1" w:themeTint="BF"/>
    </w:rPr>
  </w:style>
  <w:style w:type="character" w:customStyle="1" w:styleId="a9">
    <w:name w:val="ציטוט תו"/>
    <w:basedOn w:val="a1"/>
    <w:link w:val="a8"/>
    <w:uiPriority w:val="29"/>
    <w:rsid w:val="00150B06"/>
    <w:rPr>
      <w:i/>
      <w:iCs/>
      <w:color w:val="404040" w:themeColor="text1" w:themeTint="BF"/>
    </w:rPr>
  </w:style>
  <w:style w:type="paragraph" w:styleId="aa">
    <w:name w:val="List Paragraph"/>
    <w:basedOn w:val="a"/>
    <w:uiPriority w:val="34"/>
    <w:qFormat/>
    <w:rsid w:val="00150B06"/>
    <w:pPr>
      <w:ind w:left="720"/>
      <w:contextualSpacing/>
    </w:pPr>
  </w:style>
  <w:style w:type="character" w:styleId="ab">
    <w:name w:val="Intense Emphasis"/>
    <w:basedOn w:val="a1"/>
    <w:uiPriority w:val="21"/>
    <w:qFormat/>
    <w:rsid w:val="00150B06"/>
    <w:rPr>
      <w:i/>
      <w:iCs/>
      <w:color w:val="2F5496" w:themeColor="accent1" w:themeShade="BF"/>
    </w:rPr>
  </w:style>
  <w:style w:type="paragraph" w:styleId="ac">
    <w:name w:val="Intense Quote"/>
    <w:basedOn w:val="a"/>
    <w:next w:val="a"/>
    <w:link w:val="ad"/>
    <w:uiPriority w:val="30"/>
    <w:qFormat/>
    <w:rsid w:val="00150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ציטוט חזק תו"/>
    <w:basedOn w:val="a1"/>
    <w:link w:val="ac"/>
    <w:uiPriority w:val="30"/>
    <w:rsid w:val="00150B06"/>
    <w:rPr>
      <w:i/>
      <w:iCs/>
      <w:color w:val="2F5496" w:themeColor="accent1" w:themeShade="BF"/>
    </w:rPr>
  </w:style>
  <w:style w:type="character" w:styleId="ae">
    <w:name w:val="Intense Reference"/>
    <w:basedOn w:val="a1"/>
    <w:uiPriority w:val="32"/>
    <w:qFormat/>
    <w:rsid w:val="00150B06"/>
    <w:rPr>
      <w:b/>
      <w:bCs/>
      <w:smallCaps/>
      <w:color w:val="2F5496" w:themeColor="accent1" w:themeShade="BF"/>
      <w:spacing w:val="5"/>
    </w:rPr>
  </w:style>
  <w:style w:type="paragraph" w:styleId="NormalWeb">
    <w:name w:val="Normal (Web)"/>
    <w:basedOn w:val="a"/>
    <w:uiPriority w:val="99"/>
    <w:semiHidden/>
    <w:unhideWhenUsed/>
    <w:rsid w:val="0032381B"/>
    <w:pPr>
      <w:bidi w:val="0"/>
      <w:spacing w:before="100" w:beforeAutospacing="1" w:after="100" w:afterAutospacing="1"/>
    </w:pPr>
  </w:style>
  <w:style w:type="character" w:styleId="af">
    <w:name w:val="Strong"/>
    <w:basedOn w:val="a1"/>
    <w:uiPriority w:val="22"/>
    <w:qFormat/>
    <w:rsid w:val="0032381B"/>
    <w:rPr>
      <w:b/>
      <w:bCs/>
    </w:rPr>
  </w:style>
  <w:style w:type="paragraph" w:customStyle="1" w:styleId="af0">
    <w:name w:val="פסקה רגילה"/>
    <w:basedOn w:val="a"/>
    <w:link w:val="af1"/>
    <w:qFormat/>
    <w:rsid w:val="0027258F"/>
    <w:pPr>
      <w:snapToGrid w:val="0"/>
      <w:spacing w:after="120" w:line="276" w:lineRule="auto"/>
      <w:ind w:firstLine="397"/>
    </w:pPr>
    <w:rPr>
      <w:rFonts w:eastAsia="Calibri" w:cs="FrankRuehl"/>
      <w:kern w:val="28"/>
      <w:sz w:val="22"/>
      <w:szCs w:val="28"/>
    </w:rPr>
  </w:style>
  <w:style w:type="character" w:customStyle="1" w:styleId="af1">
    <w:name w:val="פסקה רגילה תו"/>
    <w:basedOn w:val="a1"/>
    <w:link w:val="af0"/>
    <w:locked/>
    <w:rsid w:val="0027258F"/>
    <w:rPr>
      <w:rFonts w:ascii="Times New Roman" w:eastAsia="Calibri" w:hAnsi="Times New Roman" w:cs="FrankRuehl"/>
      <w:kern w:val="28"/>
      <w:sz w:val="22"/>
      <w:szCs w:val="28"/>
      <w14:ligatures w14:val="none"/>
    </w:rPr>
  </w:style>
  <w:style w:type="character" w:customStyle="1" w:styleId="af2">
    <w:name w:val="פסקת פתיחה תו"/>
    <w:link w:val="af3"/>
    <w:locked/>
    <w:rsid w:val="0027258F"/>
    <w:rPr>
      <w:rFonts w:eastAsia="Times New Roman" w:cs="FrankRuehl"/>
      <w:sz w:val="28"/>
      <w:szCs w:val="28"/>
    </w:rPr>
  </w:style>
  <w:style w:type="paragraph" w:customStyle="1" w:styleId="af3">
    <w:name w:val="פסקת פתיחה"/>
    <w:basedOn w:val="a"/>
    <w:next w:val="af0"/>
    <w:link w:val="af2"/>
    <w:qFormat/>
    <w:rsid w:val="0027258F"/>
    <w:pPr>
      <w:spacing w:before="120" w:after="120" w:line="276" w:lineRule="auto"/>
    </w:pPr>
    <w:rPr>
      <w:rFonts w:asciiTheme="minorHAnsi" w:hAnsiTheme="minorHAnsi" w:cs="FrankRuehl"/>
      <w:kern w:val="2"/>
      <w:sz w:val="28"/>
      <w:szCs w:val="28"/>
      <w14:ligatures w14:val="standardContextual"/>
    </w:rPr>
  </w:style>
  <w:style w:type="paragraph" w:styleId="af4">
    <w:name w:val="header"/>
    <w:basedOn w:val="a"/>
    <w:link w:val="af5"/>
    <w:rsid w:val="00FB3450"/>
    <w:pPr>
      <w:tabs>
        <w:tab w:val="center" w:pos="4153"/>
        <w:tab w:val="right" w:pos="8306"/>
      </w:tabs>
    </w:pPr>
    <w:rPr>
      <w:szCs w:val="18"/>
    </w:rPr>
  </w:style>
  <w:style w:type="character" w:customStyle="1" w:styleId="af5">
    <w:name w:val="כותרת עליונה תו"/>
    <w:basedOn w:val="a1"/>
    <w:link w:val="af4"/>
    <w:rsid w:val="00453D10"/>
    <w:rPr>
      <w:rFonts w:ascii="Times New Roman" w:eastAsia="Times New Roman" w:hAnsi="Times New Roman" w:cs="David"/>
      <w:color w:val="000000"/>
      <w:kern w:val="0"/>
      <w:szCs w:val="18"/>
      <w14:ligatures w14:val="none"/>
    </w:rPr>
  </w:style>
  <w:style w:type="paragraph" w:styleId="af6">
    <w:name w:val="footer"/>
    <w:basedOn w:val="a"/>
    <w:link w:val="af7"/>
    <w:rsid w:val="00FB3450"/>
    <w:pPr>
      <w:tabs>
        <w:tab w:val="center" w:pos="4153"/>
        <w:tab w:val="right" w:pos="8306"/>
      </w:tabs>
    </w:pPr>
    <w:rPr>
      <w:szCs w:val="18"/>
    </w:rPr>
  </w:style>
  <w:style w:type="character" w:customStyle="1" w:styleId="af7">
    <w:name w:val="כותרת תחתונה תו"/>
    <w:basedOn w:val="a1"/>
    <w:link w:val="af6"/>
    <w:rsid w:val="00453D10"/>
    <w:rPr>
      <w:rFonts w:ascii="Times New Roman" w:eastAsia="Times New Roman" w:hAnsi="Times New Roman" w:cs="David"/>
      <w:color w:val="000000"/>
      <w:kern w:val="0"/>
      <w:szCs w:val="18"/>
      <w14:ligatures w14:val="none"/>
    </w:rPr>
  </w:style>
  <w:style w:type="character" w:styleId="Hyperlink">
    <w:name w:val="Hyperlink"/>
    <w:basedOn w:val="a1"/>
    <w:unhideWhenUsed/>
    <w:rsid w:val="009723DA"/>
    <w:rPr>
      <w:rFonts w:ascii="Tahoma" w:hAnsi="Tahoma" w:cs="Tahoma"/>
      <w:color w:val="1F3864" w:themeColor="accent1" w:themeShade="80"/>
      <w:u w:val="single"/>
    </w:rPr>
  </w:style>
  <w:style w:type="paragraph" w:styleId="af8">
    <w:name w:val="Revision"/>
    <w:hidden/>
    <w:uiPriority w:val="99"/>
    <w:semiHidden/>
    <w:rsid w:val="00E72C28"/>
    <w:pPr>
      <w:spacing w:after="0" w:line="240" w:lineRule="auto"/>
    </w:pPr>
    <w:rPr>
      <w:rFonts w:ascii="Times New Roman" w:eastAsia="Times New Roman" w:hAnsi="Times New Roman" w:cs="Times New Roman"/>
      <w:kern w:val="0"/>
      <w:sz w:val="20"/>
      <w:szCs w:val="20"/>
      <w14:ligatures w14:val="none"/>
    </w:rPr>
  </w:style>
  <w:style w:type="character" w:styleId="af9">
    <w:name w:val="annotation reference"/>
    <w:basedOn w:val="a1"/>
    <w:uiPriority w:val="99"/>
    <w:semiHidden/>
    <w:unhideWhenUsed/>
    <w:rsid w:val="00B55577"/>
    <w:rPr>
      <w:sz w:val="16"/>
      <w:szCs w:val="16"/>
    </w:rPr>
  </w:style>
  <w:style w:type="paragraph" w:styleId="afa">
    <w:name w:val="annotation text"/>
    <w:basedOn w:val="a"/>
    <w:link w:val="afb"/>
    <w:uiPriority w:val="99"/>
    <w:unhideWhenUsed/>
    <w:rsid w:val="00B55577"/>
  </w:style>
  <w:style w:type="character" w:customStyle="1" w:styleId="afb">
    <w:name w:val="טקסט הערה תו"/>
    <w:basedOn w:val="a1"/>
    <w:link w:val="afa"/>
    <w:uiPriority w:val="99"/>
    <w:rsid w:val="00B55577"/>
    <w:rPr>
      <w:rFonts w:ascii="Times New Roman" w:eastAsia="Times New Roman" w:hAnsi="Times New Roman" w:cs="Times New Roman"/>
      <w:kern w:val="0"/>
      <w:sz w:val="20"/>
      <w:szCs w:val="20"/>
      <w14:ligatures w14:val="none"/>
    </w:rPr>
  </w:style>
  <w:style w:type="paragraph" w:styleId="afc">
    <w:name w:val="annotation subject"/>
    <w:basedOn w:val="afa"/>
    <w:next w:val="afa"/>
    <w:link w:val="afd"/>
    <w:uiPriority w:val="99"/>
    <w:semiHidden/>
    <w:unhideWhenUsed/>
    <w:rsid w:val="00B55577"/>
    <w:rPr>
      <w:b/>
      <w:bCs/>
    </w:rPr>
  </w:style>
  <w:style w:type="character" w:customStyle="1" w:styleId="afd">
    <w:name w:val="נושא הערה תו"/>
    <w:basedOn w:val="afb"/>
    <w:link w:val="afc"/>
    <w:uiPriority w:val="99"/>
    <w:semiHidden/>
    <w:rsid w:val="00B55577"/>
    <w:rPr>
      <w:rFonts w:ascii="Times New Roman" w:eastAsia="Times New Roman" w:hAnsi="Times New Roman" w:cs="Times New Roman"/>
      <w:b/>
      <w:bCs/>
      <w:kern w:val="0"/>
      <w:sz w:val="20"/>
      <w:szCs w:val="20"/>
      <w14:ligatures w14:val="none"/>
    </w:rPr>
  </w:style>
  <w:style w:type="character" w:customStyle="1" w:styleId="text-xl">
    <w:name w:val="!text-xl"/>
    <w:basedOn w:val="a1"/>
    <w:rsid w:val="00894E8D"/>
  </w:style>
  <w:style w:type="character" w:customStyle="1" w:styleId="bg-yellow-200">
    <w:name w:val="bg-yellow-200"/>
    <w:basedOn w:val="a1"/>
    <w:rsid w:val="00894E8D"/>
  </w:style>
  <w:style w:type="paragraph" w:customStyle="1" w:styleId="a0">
    <w:name w:val="שורה ריקה"/>
    <w:basedOn w:val="a"/>
    <w:rsid w:val="00FB3450"/>
    <w:pPr>
      <w:ind w:left="454"/>
    </w:pPr>
  </w:style>
  <w:style w:type="paragraph" w:customStyle="1" w:styleId="21">
    <w:name w:val="שורה ריקה2"/>
    <w:basedOn w:val="a"/>
    <w:rsid w:val="00FB3450"/>
    <w:pPr>
      <w:ind w:left="907"/>
    </w:pPr>
  </w:style>
  <w:style w:type="paragraph" w:customStyle="1" w:styleId="30">
    <w:name w:val="שורה ריקה3"/>
    <w:basedOn w:val="21"/>
    <w:rsid w:val="00FB3450"/>
    <w:pPr>
      <w:ind w:left="1361"/>
    </w:pPr>
  </w:style>
  <w:style w:type="paragraph" w:customStyle="1" w:styleId="40">
    <w:name w:val="שורה ריקה4"/>
    <w:basedOn w:val="a"/>
    <w:rsid w:val="00FB3450"/>
    <w:pPr>
      <w:ind w:left="1814"/>
    </w:pPr>
  </w:style>
  <w:style w:type="paragraph" w:customStyle="1" w:styleId="11">
    <w:name w:val="ציטוט1"/>
    <w:basedOn w:val="a"/>
    <w:rsid w:val="00FB3450"/>
    <w:pPr>
      <w:spacing w:before="120" w:after="120"/>
      <w:ind w:left="1361" w:right="1134"/>
    </w:pPr>
    <w:rPr>
      <w:bCs/>
    </w:rPr>
  </w:style>
  <w:style w:type="paragraph" w:customStyle="1" w:styleId="20">
    <w:name w:val="ציטוט2"/>
    <w:basedOn w:val="11"/>
    <w:rsid w:val="00FB3450"/>
    <w:pPr>
      <w:numPr>
        <w:numId w:val="21"/>
      </w:numPr>
      <w:tabs>
        <w:tab w:val="clear" w:pos="871"/>
      </w:tabs>
      <w:ind w:left="1645" w:right="1134"/>
    </w:pPr>
  </w:style>
  <w:style w:type="paragraph" w:styleId="afe">
    <w:name w:val="footnote text"/>
    <w:basedOn w:val="a"/>
    <w:link w:val="aff"/>
    <w:semiHidden/>
    <w:rsid w:val="00FB3450"/>
    <w:rPr>
      <w:sz w:val="20"/>
      <w:szCs w:val="20"/>
    </w:rPr>
  </w:style>
  <w:style w:type="character" w:customStyle="1" w:styleId="aff">
    <w:name w:val="טקסט הערת שוליים תו"/>
    <w:basedOn w:val="a1"/>
    <w:link w:val="afe"/>
    <w:semiHidden/>
    <w:rsid w:val="00811203"/>
    <w:rPr>
      <w:rFonts w:ascii="Times New Roman" w:eastAsia="Times New Roman" w:hAnsi="Times New Roman" w:cs="David"/>
      <w:color w:val="000000"/>
      <w:kern w:val="0"/>
      <w:sz w:val="20"/>
      <w:szCs w:val="20"/>
      <w14:ligatures w14:val="none"/>
    </w:rPr>
  </w:style>
  <w:style w:type="character" w:styleId="aff0">
    <w:name w:val="footnote reference"/>
    <w:semiHidden/>
    <w:rsid w:val="00FB3450"/>
    <w:rPr>
      <w:vertAlign w:val="superscript"/>
    </w:rPr>
  </w:style>
  <w:style w:type="paragraph" w:styleId="aff1">
    <w:name w:val="caption"/>
    <w:basedOn w:val="a"/>
    <w:next w:val="a"/>
    <w:qFormat/>
    <w:rsid w:val="00FB3450"/>
    <w:pPr>
      <w:spacing w:before="120" w:after="120"/>
    </w:pPr>
    <w:rPr>
      <w:b/>
      <w:bCs/>
    </w:rPr>
  </w:style>
  <w:style w:type="character" w:styleId="aff2">
    <w:name w:val="page number"/>
    <w:basedOn w:val="a1"/>
    <w:rsid w:val="00FB3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Public%20Folder\Templates\Hnormal%208%20Xp%20%20&#1502;&#1506;&#1493;&#1491;&#1499;&#1503;%20%20%20&#1504;&#1493;&#1489;&#1502;&#1489;&#1512;.do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88DFE-063A-499C-9127-C3315F29D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Hnormal 8 Xp  מעודכן   נובמבר</Template>
  <TotalTime>466</TotalTime>
  <Pages>1</Pages>
  <Words>4722</Words>
  <Characters>23613</Characters>
  <Application>Microsoft Office Word</Application>
  <DocSecurity>0</DocSecurity>
  <Lines>196</Lines>
  <Paragraphs>56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dc:creator>
  <cp:keywords/>
  <dc:description/>
  <cp:lastModifiedBy>Aviad Shaulson</cp:lastModifiedBy>
  <cp:revision>256</cp:revision>
  <cp:lastPrinted>2026-08-16T11:14:00Z</cp:lastPrinted>
  <dcterms:created xsi:type="dcterms:W3CDTF">2026-08-16T08:12:00Z</dcterms:created>
  <dcterms:modified xsi:type="dcterms:W3CDTF">2026-10-05T10:26:00Z</dcterms:modified>
</cp:coreProperties>
</file>